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88C4" w14:textId="1780D4E5" w:rsidR="00EA35E0" w:rsidRPr="00195913" w:rsidRDefault="00EA35E0" w:rsidP="00631870">
      <w:pPr>
        <w:tabs>
          <w:tab w:val="clear" w:pos="720"/>
        </w:tabs>
        <w:suppressAutoHyphens w:val="0"/>
        <w:spacing w:after="0" w:line="240" w:lineRule="auto"/>
        <w:jc w:val="center"/>
        <w:rPr>
          <w:rFonts w:ascii="Times New Roman" w:hAnsi="Times New Roman" w:cs="Times New Roman"/>
          <w:b/>
          <w:caps/>
          <w:color w:val="000000"/>
          <w:sz w:val="24"/>
          <w:szCs w:val="24"/>
        </w:rPr>
      </w:pPr>
      <w:r w:rsidRPr="00195913">
        <w:rPr>
          <w:rFonts w:ascii="Times New Roman" w:hAnsi="Times New Roman" w:cs="Times New Roman"/>
          <w:noProof/>
          <w:sz w:val="24"/>
          <w:szCs w:val="24"/>
        </w:rPr>
        <w:drawing>
          <wp:inline distT="0" distB="0" distL="114300" distR="114300" wp14:anchorId="44741B40" wp14:editId="438E69F0">
            <wp:extent cx="782726" cy="798626"/>
            <wp:effectExtent l="0" t="0" r="0" b="1905"/>
            <wp:docPr id="1" name="Picture 1" descr="fut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utalogo"/>
                    <pic:cNvPicPr>
                      <a:picLocks noChangeAspect="1"/>
                    </pic:cNvPicPr>
                  </pic:nvPicPr>
                  <pic:blipFill>
                    <a:blip r:embed="rId7"/>
                    <a:stretch>
                      <a:fillRect/>
                    </a:stretch>
                  </pic:blipFill>
                  <pic:spPr>
                    <a:xfrm>
                      <a:off x="0" y="0"/>
                      <a:ext cx="793900" cy="810027"/>
                    </a:xfrm>
                    <a:prstGeom prst="rect">
                      <a:avLst/>
                    </a:prstGeom>
                  </pic:spPr>
                </pic:pic>
              </a:graphicData>
            </a:graphic>
          </wp:inline>
        </w:drawing>
      </w:r>
    </w:p>
    <w:p w14:paraId="3E39B254" w14:textId="77777777" w:rsidR="00EA35E0" w:rsidRPr="00195913" w:rsidRDefault="00EA35E0" w:rsidP="00631870">
      <w:pPr>
        <w:tabs>
          <w:tab w:val="clear" w:pos="720"/>
        </w:tabs>
        <w:suppressAutoHyphens w:val="0"/>
        <w:spacing w:after="0" w:line="240" w:lineRule="auto"/>
        <w:jc w:val="center"/>
        <w:rPr>
          <w:rFonts w:ascii="Times New Roman" w:hAnsi="Times New Roman" w:cs="Times New Roman"/>
          <w:b/>
          <w:caps/>
          <w:color w:val="000000"/>
          <w:sz w:val="24"/>
          <w:szCs w:val="24"/>
        </w:rPr>
      </w:pPr>
    </w:p>
    <w:p w14:paraId="71594A24" w14:textId="4982E937" w:rsidR="00631870" w:rsidRPr="00195913" w:rsidRDefault="00631870" w:rsidP="00631870">
      <w:pPr>
        <w:tabs>
          <w:tab w:val="clear" w:pos="720"/>
        </w:tabs>
        <w:suppressAutoHyphens w:val="0"/>
        <w:spacing w:after="0" w:line="240" w:lineRule="auto"/>
        <w:jc w:val="center"/>
        <w:rPr>
          <w:rFonts w:ascii="Times New Roman" w:hAnsi="Times New Roman" w:cs="Times New Roman"/>
          <w:b/>
          <w:caps/>
          <w:color w:val="000000"/>
          <w:sz w:val="24"/>
          <w:szCs w:val="24"/>
        </w:rPr>
      </w:pPr>
      <w:r w:rsidRPr="00195913">
        <w:rPr>
          <w:rFonts w:ascii="Times New Roman" w:hAnsi="Times New Roman" w:cs="Times New Roman"/>
          <w:b/>
          <w:caps/>
          <w:color w:val="000000"/>
          <w:sz w:val="24"/>
          <w:szCs w:val="24"/>
        </w:rPr>
        <w:t>DEVELOPMENT OF A HYBRID HUMAN RESOURCES MONITORING SYSTEM</w:t>
      </w:r>
    </w:p>
    <w:p w14:paraId="424DD78F" w14:textId="77777777" w:rsidR="00042C27" w:rsidRPr="00195913" w:rsidRDefault="00042C27" w:rsidP="008362AB">
      <w:pPr>
        <w:tabs>
          <w:tab w:val="clear" w:pos="720"/>
        </w:tabs>
        <w:suppressAutoHyphens w:val="0"/>
        <w:spacing w:after="0" w:line="240" w:lineRule="auto"/>
        <w:jc w:val="center"/>
        <w:rPr>
          <w:rFonts w:ascii="Times New Roman" w:hAnsi="Times New Roman" w:cs="Times New Roman"/>
          <w:b/>
          <w:sz w:val="24"/>
          <w:szCs w:val="24"/>
        </w:rPr>
      </w:pPr>
    </w:p>
    <w:p w14:paraId="3F5370A6"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7F157920"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75D4C53F"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7E9FEF34"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58A89EB1"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57DCCF6E"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4D0E94B7" w14:textId="77777777" w:rsidR="00042C27" w:rsidRPr="00195913" w:rsidRDefault="00042C27" w:rsidP="008362AB">
      <w:pPr>
        <w:tabs>
          <w:tab w:val="clear" w:pos="720"/>
        </w:tabs>
        <w:suppressAutoHyphens w:val="0"/>
        <w:spacing w:after="0" w:line="240" w:lineRule="auto"/>
        <w:jc w:val="center"/>
        <w:rPr>
          <w:rFonts w:ascii="Times New Roman" w:hAnsi="Times New Roman" w:cs="Times New Roman"/>
          <w:b/>
          <w:sz w:val="24"/>
          <w:szCs w:val="24"/>
        </w:rPr>
      </w:pPr>
      <w:r w:rsidRPr="00195913">
        <w:rPr>
          <w:rFonts w:ascii="Times New Roman" w:hAnsi="Times New Roman" w:cs="Times New Roman"/>
          <w:b/>
          <w:sz w:val="24"/>
          <w:szCs w:val="24"/>
        </w:rPr>
        <w:t>BY</w:t>
      </w:r>
    </w:p>
    <w:p w14:paraId="436BFD95" w14:textId="77777777" w:rsidR="00042C27" w:rsidRPr="00195913" w:rsidRDefault="00042C27" w:rsidP="008362AB">
      <w:pPr>
        <w:tabs>
          <w:tab w:val="clear" w:pos="720"/>
        </w:tabs>
        <w:suppressAutoHyphens w:val="0"/>
        <w:spacing w:after="0" w:line="240" w:lineRule="auto"/>
        <w:jc w:val="center"/>
        <w:rPr>
          <w:rFonts w:ascii="Times New Roman" w:hAnsi="Times New Roman" w:cs="Times New Roman"/>
          <w:b/>
          <w:sz w:val="24"/>
          <w:szCs w:val="24"/>
        </w:rPr>
      </w:pPr>
    </w:p>
    <w:p w14:paraId="20EC1373" w14:textId="77777777" w:rsidR="00042C27" w:rsidRPr="00195913" w:rsidRDefault="00042C27" w:rsidP="008362AB">
      <w:pPr>
        <w:tabs>
          <w:tab w:val="clear" w:pos="720"/>
        </w:tabs>
        <w:suppressAutoHyphens w:val="0"/>
        <w:spacing w:after="0" w:line="240" w:lineRule="auto"/>
        <w:jc w:val="center"/>
        <w:rPr>
          <w:rFonts w:ascii="Times New Roman" w:hAnsi="Times New Roman" w:cs="Times New Roman"/>
          <w:b/>
          <w:sz w:val="24"/>
          <w:szCs w:val="24"/>
        </w:rPr>
      </w:pPr>
    </w:p>
    <w:p w14:paraId="1BB2DFD9"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38423CBB"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6020B4EA"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61C94CD2"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02951000"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2B937F35"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5483D85D"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61105CE5" w14:textId="2D189F72" w:rsidR="00042C27" w:rsidRPr="00195913" w:rsidRDefault="00703867" w:rsidP="008362AB">
      <w:pPr>
        <w:tabs>
          <w:tab w:val="clear" w:pos="720"/>
        </w:tabs>
        <w:suppressAutoHyphens w:val="0"/>
        <w:spacing w:after="0" w:line="240" w:lineRule="auto"/>
        <w:jc w:val="center"/>
        <w:rPr>
          <w:rFonts w:ascii="Times New Roman" w:hAnsi="Times New Roman" w:cs="Times New Roman"/>
          <w:b/>
          <w:sz w:val="24"/>
          <w:szCs w:val="24"/>
        </w:rPr>
      </w:pPr>
      <w:r w:rsidRPr="00195913">
        <w:rPr>
          <w:rFonts w:ascii="Times New Roman" w:hAnsi="Times New Roman" w:cs="Times New Roman"/>
          <w:b/>
          <w:sz w:val="24"/>
          <w:szCs w:val="24"/>
        </w:rPr>
        <w:t>ADEKUNLE, UGWU HASSAN</w:t>
      </w:r>
    </w:p>
    <w:p w14:paraId="4BC8B9B9" w14:textId="446EC78F" w:rsidR="00042C27" w:rsidRPr="00195913" w:rsidRDefault="00042C27" w:rsidP="008362AB">
      <w:pPr>
        <w:tabs>
          <w:tab w:val="clear" w:pos="720"/>
        </w:tabs>
        <w:suppressAutoHyphens w:val="0"/>
        <w:spacing w:after="0" w:line="240" w:lineRule="auto"/>
        <w:jc w:val="center"/>
        <w:rPr>
          <w:rFonts w:ascii="Times New Roman" w:hAnsi="Times New Roman" w:cs="Times New Roman"/>
          <w:b/>
          <w:sz w:val="24"/>
          <w:szCs w:val="24"/>
        </w:rPr>
      </w:pPr>
      <w:r w:rsidRPr="00195913">
        <w:rPr>
          <w:rFonts w:ascii="Times New Roman" w:hAnsi="Times New Roman" w:cs="Times New Roman"/>
          <w:b/>
          <w:sz w:val="24"/>
          <w:szCs w:val="24"/>
        </w:rPr>
        <w:t>(</w:t>
      </w:r>
      <w:r w:rsidR="00703867" w:rsidRPr="00195913">
        <w:rPr>
          <w:rFonts w:ascii="Times New Roman" w:hAnsi="Times New Roman" w:cs="Times New Roman"/>
          <w:b/>
          <w:sz w:val="24"/>
          <w:szCs w:val="24"/>
        </w:rPr>
        <w:t>SEN</w:t>
      </w:r>
      <w:r w:rsidRPr="00195913">
        <w:rPr>
          <w:rFonts w:ascii="Times New Roman" w:hAnsi="Times New Roman" w:cs="Times New Roman"/>
          <w:b/>
          <w:sz w:val="24"/>
          <w:szCs w:val="24"/>
        </w:rPr>
        <w:t>/1</w:t>
      </w:r>
      <w:r w:rsidR="00703867" w:rsidRPr="00195913">
        <w:rPr>
          <w:rFonts w:ascii="Times New Roman" w:hAnsi="Times New Roman" w:cs="Times New Roman"/>
          <w:b/>
          <w:sz w:val="24"/>
          <w:szCs w:val="24"/>
        </w:rPr>
        <w:t>9</w:t>
      </w:r>
      <w:r w:rsidRPr="00195913">
        <w:rPr>
          <w:rFonts w:ascii="Times New Roman" w:hAnsi="Times New Roman" w:cs="Times New Roman"/>
          <w:b/>
          <w:sz w:val="24"/>
          <w:szCs w:val="24"/>
        </w:rPr>
        <w:t>/</w:t>
      </w:r>
      <w:r w:rsidR="00703867" w:rsidRPr="00195913">
        <w:rPr>
          <w:rFonts w:ascii="Times New Roman" w:hAnsi="Times New Roman" w:cs="Times New Roman"/>
          <w:b/>
          <w:sz w:val="24"/>
          <w:szCs w:val="24"/>
        </w:rPr>
        <w:t>0123</w:t>
      </w:r>
      <w:r w:rsidRPr="00195913">
        <w:rPr>
          <w:rFonts w:ascii="Times New Roman" w:hAnsi="Times New Roman" w:cs="Times New Roman"/>
          <w:b/>
          <w:sz w:val="24"/>
          <w:szCs w:val="24"/>
        </w:rPr>
        <w:t>)</w:t>
      </w:r>
    </w:p>
    <w:p w14:paraId="6E89C3B3" w14:textId="77777777" w:rsidR="00042C27" w:rsidRPr="00195913" w:rsidRDefault="00042C27" w:rsidP="008362AB">
      <w:pPr>
        <w:tabs>
          <w:tab w:val="clear" w:pos="720"/>
        </w:tabs>
        <w:suppressAutoHyphens w:val="0"/>
        <w:spacing w:after="0" w:line="240" w:lineRule="auto"/>
        <w:jc w:val="center"/>
        <w:rPr>
          <w:rFonts w:ascii="Times New Roman" w:hAnsi="Times New Roman" w:cs="Times New Roman"/>
          <w:b/>
          <w:sz w:val="24"/>
          <w:szCs w:val="24"/>
        </w:rPr>
      </w:pPr>
    </w:p>
    <w:p w14:paraId="36258D88" w14:textId="77777777" w:rsidR="00042C27" w:rsidRPr="00195913" w:rsidRDefault="00042C27" w:rsidP="008362AB">
      <w:pPr>
        <w:tabs>
          <w:tab w:val="clear" w:pos="720"/>
        </w:tabs>
        <w:suppressAutoHyphens w:val="0"/>
        <w:spacing w:after="0" w:line="240" w:lineRule="auto"/>
        <w:jc w:val="center"/>
        <w:rPr>
          <w:rFonts w:ascii="Times New Roman" w:hAnsi="Times New Roman" w:cs="Times New Roman"/>
          <w:b/>
          <w:sz w:val="24"/>
          <w:szCs w:val="24"/>
        </w:rPr>
      </w:pPr>
    </w:p>
    <w:p w14:paraId="59B37CA3"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55C15813"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755CA917"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7ECFCF89"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0559C876"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606C1CEC"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2E9E8392" w14:textId="77777777"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122A38DB" w14:textId="77777777" w:rsidR="00042C27" w:rsidRPr="00195913" w:rsidRDefault="00042C27" w:rsidP="008362AB">
      <w:pPr>
        <w:tabs>
          <w:tab w:val="clear" w:pos="720"/>
        </w:tabs>
        <w:suppressAutoHyphens w:val="0"/>
        <w:spacing w:after="0" w:line="240" w:lineRule="auto"/>
        <w:jc w:val="center"/>
        <w:rPr>
          <w:rFonts w:ascii="Times New Roman" w:hAnsi="Times New Roman" w:cs="Times New Roman"/>
          <w:b/>
          <w:sz w:val="24"/>
          <w:szCs w:val="24"/>
        </w:rPr>
      </w:pPr>
    </w:p>
    <w:p w14:paraId="35CC0886" w14:textId="78962654" w:rsidR="00631870" w:rsidRPr="00195913" w:rsidRDefault="00631870" w:rsidP="00631870">
      <w:pPr>
        <w:tabs>
          <w:tab w:val="clear" w:pos="720"/>
        </w:tabs>
        <w:suppressAutoHyphens w:val="0"/>
        <w:spacing w:after="0" w:line="240" w:lineRule="auto"/>
        <w:jc w:val="center"/>
        <w:rPr>
          <w:rFonts w:ascii="Times New Roman" w:hAnsi="Times New Roman" w:cs="Times New Roman"/>
          <w:b/>
          <w:sz w:val="24"/>
          <w:szCs w:val="24"/>
        </w:rPr>
      </w:pPr>
      <w:r w:rsidRPr="00195913">
        <w:rPr>
          <w:rFonts w:ascii="Times New Roman" w:hAnsi="Times New Roman" w:cs="Times New Roman"/>
          <w:b/>
          <w:sz w:val="24"/>
          <w:szCs w:val="24"/>
        </w:rPr>
        <w:t xml:space="preserve">A </w:t>
      </w:r>
      <w:r w:rsidR="00EA35E0" w:rsidRPr="00195913">
        <w:rPr>
          <w:rFonts w:ascii="Times New Roman" w:hAnsi="Times New Roman" w:cs="Times New Roman"/>
          <w:b/>
          <w:sz w:val="24"/>
          <w:szCs w:val="24"/>
        </w:rPr>
        <w:t>FINAL YEAR PROJECT</w:t>
      </w:r>
      <w:r w:rsidRPr="00195913">
        <w:rPr>
          <w:rFonts w:ascii="Times New Roman" w:hAnsi="Times New Roman" w:cs="Times New Roman"/>
          <w:b/>
          <w:sz w:val="24"/>
          <w:szCs w:val="24"/>
        </w:rPr>
        <w:t xml:space="preserve"> IN THE DEPARTMENT OF </w:t>
      </w:r>
      <w:r w:rsidR="00EA35E0" w:rsidRPr="00195913">
        <w:rPr>
          <w:rFonts w:ascii="Times New Roman" w:hAnsi="Times New Roman" w:cs="Times New Roman"/>
          <w:b/>
          <w:sz w:val="24"/>
          <w:szCs w:val="24"/>
        </w:rPr>
        <w:t>SOFTWARE ENGINEERING</w:t>
      </w:r>
      <w:r w:rsidRPr="00195913">
        <w:rPr>
          <w:rFonts w:ascii="Times New Roman" w:hAnsi="Times New Roman" w:cs="Times New Roman"/>
          <w:b/>
          <w:sz w:val="24"/>
          <w:szCs w:val="24"/>
        </w:rPr>
        <w:t xml:space="preserve">, SCHOOL OF COMPUTING SUBMITTED IN PARTIAL FULFILMENT OF THE REQUIREMENTS FOR THE AWARD OF THE DEGREE OF </w:t>
      </w:r>
      <w:r w:rsidR="00703867" w:rsidRPr="00195913">
        <w:rPr>
          <w:rFonts w:ascii="Times New Roman" w:hAnsi="Times New Roman" w:cs="Times New Roman"/>
          <w:b/>
          <w:sz w:val="24"/>
          <w:szCs w:val="24"/>
        </w:rPr>
        <w:t>BACHELOR OF TECHNOLOGY (</w:t>
      </w:r>
      <w:proofErr w:type="gramStart"/>
      <w:r w:rsidR="00703867" w:rsidRPr="00195913">
        <w:rPr>
          <w:rFonts w:ascii="Times New Roman" w:hAnsi="Times New Roman" w:cs="Times New Roman"/>
          <w:b/>
          <w:sz w:val="24"/>
          <w:szCs w:val="24"/>
        </w:rPr>
        <w:t>B.TECH</w:t>
      </w:r>
      <w:proofErr w:type="gramEnd"/>
      <w:r w:rsidR="00703867" w:rsidRPr="00195913">
        <w:rPr>
          <w:rFonts w:ascii="Times New Roman" w:hAnsi="Times New Roman" w:cs="Times New Roman"/>
          <w:b/>
          <w:sz w:val="24"/>
          <w:szCs w:val="24"/>
        </w:rPr>
        <w:t>)</w:t>
      </w:r>
      <w:r w:rsidRPr="00195913">
        <w:rPr>
          <w:rFonts w:ascii="Times New Roman" w:hAnsi="Times New Roman" w:cs="Times New Roman"/>
          <w:b/>
          <w:sz w:val="24"/>
          <w:szCs w:val="24"/>
        </w:rPr>
        <w:t xml:space="preserve"> IN </w:t>
      </w:r>
      <w:r w:rsidR="00703867" w:rsidRPr="00195913">
        <w:rPr>
          <w:rFonts w:ascii="Times New Roman" w:hAnsi="Times New Roman" w:cs="Times New Roman"/>
          <w:b/>
          <w:sz w:val="24"/>
          <w:szCs w:val="24"/>
        </w:rPr>
        <w:t>SOFTWARE ENGINEERING</w:t>
      </w:r>
      <w:r w:rsidRPr="00195913">
        <w:rPr>
          <w:rFonts w:ascii="Times New Roman" w:hAnsi="Times New Roman" w:cs="Times New Roman"/>
          <w:b/>
          <w:sz w:val="24"/>
          <w:szCs w:val="24"/>
        </w:rPr>
        <w:t xml:space="preserve"> OF THE FEDERAL UNIVERSITY OF TECHNOLOGY, AKURE, NIGERIA</w:t>
      </w:r>
    </w:p>
    <w:p w14:paraId="78D3E19A" w14:textId="3263B2B8" w:rsidR="008362AB" w:rsidRPr="00195913" w:rsidRDefault="008362AB" w:rsidP="008362AB">
      <w:pPr>
        <w:tabs>
          <w:tab w:val="clear" w:pos="720"/>
        </w:tabs>
        <w:suppressAutoHyphens w:val="0"/>
        <w:spacing w:after="0" w:line="240" w:lineRule="auto"/>
        <w:jc w:val="center"/>
        <w:rPr>
          <w:rFonts w:ascii="Times New Roman" w:hAnsi="Times New Roman" w:cs="Times New Roman"/>
          <w:b/>
          <w:sz w:val="24"/>
          <w:szCs w:val="24"/>
        </w:rPr>
      </w:pPr>
    </w:p>
    <w:p w14:paraId="7382CC0D" w14:textId="77777777" w:rsidR="008362AB" w:rsidRPr="00195913" w:rsidRDefault="008362AB" w:rsidP="00042C27">
      <w:pPr>
        <w:tabs>
          <w:tab w:val="clear" w:pos="720"/>
        </w:tabs>
        <w:suppressAutoHyphens w:val="0"/>
        <w:spacing w:after="0" w:line="240" w:lineRule="auto"/>
        <w:rPr>
          <w:rFonts w:ascii="Times New Roman" w:hAnsi="Times New Roman" w:cs="Times New Roman"/>
          <w:b/>
          <w:sz w:val="24"/>
          <w:szCs w:val="24"/>
        </w:rPr>
      </w:pPr>
    </w:p>
    <w:p w14:paraId="7BDAF958" w14:textId="77777777" w:rsidR="008362AB" w:rsidRPr="00195913" w:rsidRDefault="008362AB" w:rsidP="00042C27">
      <w:pPr>
        <w:tabs>
          <w:tab w:val="clear" w:pos="720"/>
        </w:tabs>
        <w:suppressAutoHyphens w:val="0"/>
        <w:spacing w:after="0" w:line="240" w:lineRule="auto"/>
        <w:rPr>
          <w:rFonts w:ascii="Times New Roman" w:hAnsi="Times New Roman" w:cs="Times New Roman"/>
          <w:b/>
          <w:sz w:val="24"/>
          <w:szCs w:val="24"/>
        </w:rPr>
      </w:pPr>
    </w:p>
    <w:p w14:paraId="4F16B4EE" w14:textId="77777777" w:rsidR="008362AB" w:rsidRPr="00195913" w:rsidRDefault="008362AB" w:rsidP="00042C27">
      <w:pPr>
        <w:tabs>
          <w:tab w:val="clear" w:pos="720"/>
        </w:tabs>
        <w:suppressAutoHyphens w:val="0"/>
        <w:spacing w:after="0" w:line="240" w:lineRule="auto"/>
        <w:rPr>
          <w:rFonts w:ascii="Times New Roman" w:hAnsi="Times New Roman" w:cs="Times New Roman"/>
          <w:b/>
          <w:sz w:val="24"/>
          <w:szCs w:val="24"/>
        </w:rPr>
      </w:pPr>
    </w:p>
    <w:p w14:paraId="3527FB2F" w14:textId="77777777" w:rsidR="008362AB" w:rsidRPr="00195913" w:rsidRDefault="008362AB" w:rsidP="00042C27">
      <w:pPr>
        <w:tabs>
          <w:tab w:val="clear" w:pos="720"/>
        </w:tabs>
        <w:suppressAutoHyphens w:val="0"/>
        <w:spacing w:after="0" w:line="240" w:lineRule="auto"/>
        <w:rPr>
          <w:rFonts w:ascii="Times New Roman" w:hAnsi="Times New Roman" w:cs="Times New Roman"/>
          <w:b/>
          <w:sz w:val="24"/>
          <w:szCs w:val="24"/>
        </w:rPr>
      </w:pPr>
    </w:p>
    <w:p w14:paraId="59DC030E" w14:textId="3751E781" w:rsidR="00042C27" w:rsidRPr="00195913" w:rsidRDefault="00703867" w:rsidP="008362AB">
      <w:pPr>
        <w:tabs>
          <w:tab w:val="clear" w:pos="720"/>
        </w:tabs>
        <w:suppressAutoHyphens w:val="0"/>
        <w:spacing w:after="0" w:line="240" w:lineRule="auto"/>
        <w:jc w:val="right"/>
        <w:rPr>
          <w:rFonts w:ascii="Times New Roman" w:hAnsi="Times New Roman" w:cs="Times New Roman"/>
          <w:b/>
          <w:sz w:val="24"/>
          <w:szCs w:val="24"/>
        </w:rPr>
      </w:pPr>
      <w:r w:rsidRPr="00195913">
        <w:rPr>
          <w:rFonts w:ascii="Times New Roman" w:hAnsi="Times New Roman" w:cs="Times New Roman"/>
          <w:b/>
          <w:sz w:val="24"/>
          <w:szCs w:val="24"/>
        </w:rPr>
        <w:t>SEPTEMBER</w:t>
      </w:r>
      <w:r w:rsidR="00A41715" w:rsidRPr="00195913">
        <w:rPr>
          <w:rFonts w:ascii="Times New Roman" w:hAnsi="Times New Roman" w:cs="Times New Roman"/>
          <w:b/>
          <w:sz w:val="24"/>
          <w:szCs w:val="24"/>
        </w:rPr>
        <w:t>,</w:t>
      </w:r>
      <w:r w:rsidR="00CC0A4D" w:rsidRPr="00195913">
        <w:rPr>
          <w:rFonts w:ascii="Times New Roman" w:hAnsi="Times New Roman" w:cs="Times New Roman"/>
          <w:b/>
          <w:sz w:val="24"/>
          <w:szCs w:val="24"/>
        </w:rPr>
        <w:t xml:space="preserve"> 20</w:t>
      </w:r>
      <w:r w:rsidRPr="00195913">
        <w:rPr>
          <w:rFonts w:ascii="Times New Roman" w:hAnsi="Times New Roman" w:cs="Times New Roman"/>
          <w:b/>
          <w:sz w:val="24"/>
          <w:szCs w:val="24"/>
        </w:rPr>
        <w:t>25</w:t>
      </w:r>
    </w:p>
    <w:p w14:paraId="686E06C7" w14:textId="77777777" w:rsidR="00961707" w:rsidRPr="00195913" w:rsidRDefault="00961707">
      <w:pPr>
        <w:tabs>
          <w:tab w:val="clear" w:pos="720"/>
        </w:tabs>
        <w:suppressAutoHyphens w:val="0"/>
        <w:rPr>
          <w:rFonts w:ascii="Times New Roman" w:hAnsi="Times New Roman" w:cs="Times New Roman"/>
          <w:b/>
          <w:sz w:val="24"/>
          <w:szCs w:val="24"/>
        </w:rPr>
      </w:pPr>
      <w:r w:rsidRPr="00195913">
        <w:rPr>
          <w:rFonts w:ascii="Times New Roman" w:hAnsi="Times New Roman" w:cs="Times New Roman"/>
          <w:b/>
          <w:sz w:val="24"/>
          <w:szCs w:val="24"/>
        </w:rPr>
        <w:br w:type="page"/>
      </w:r>
    </w:p>
    <w:p w14:paraId="6006E033" w14:textId="320A5408" w:rsidR="00042C27" w:rsidRPr="00195913" w:rsidRDefault="00F15BD4" w:rsidP="00B74860">
      <w:pPr>
        <w:tabs>
          <w:tab w:val="clear" w:pos="720"/>
        </w:tabs>
        <w:suppressAutoHyphens w:val="0"/>
        <w:spacing w:after="0" w:line="480" w:lineRule="auto"/>
        <w:jc w:val="center"/>
        <w:rPr>
          <w:rFonts w:ascii="Times New Roman" w:hAnsi="Times New Roman" w:cs="Times New Roman"/>
          <w:b/>
          <w:sz w:val="24"/>
          <w:szCs w:val="24"/>
        </w:rPr>
      </w:pPr>
      <w:r w:rsidRPr="00195913">
        <w:rPr>
          <w:rFonts w:ascii="Times New Roman" w:hAnsi="Times New Roman" w:cs="Times New Roman"/>
          <w:b/>
          <w:sz w:val="24"/>
          <w:szCs w:val="24"/>
        </w:rPr>
        <w:lastRenderedPageBreak/>
        <w:t>DECLARATION</w:t>
      </w:r>
    </w:p>
    <w:p w14:paraId="02D3F18D" w14:textId="1A790AF2" w:rsidR="00042C27" w:rsidRPr="00195913" w:rsidRDefault="00F15BD4" w:rsidP="00B74860">
      <w:pPr>
        <w:tabs>
          <w:tab w:val="clear" w:pos="720"/>
        </w:tabs>
        <w:suppressAutoHyphens w:val="0"/>
        <w:spacing w:after="0" w:line="480" w:lineRule="auto"/>
        <w:jc w:val="both"/>
        <w:rPr>
          <w:rFonts w:ascii="Times New Roman" w:hAnsi="Times New Roman" w:cs="Times New Roman"/>
          <w:sz w:val="24"/>
          <w:szCs w:val="24"/>
        </w:rPr>
      </w:pPr>
      <w:r w:rsidRPr="00195913">
        <w:rPr>
          <w:rFonts w:ascii="Times New Roman" w:hAnsi="Times New Roman" w:cs="Times New Roman"/>
          <w:sz w:val="24"/>
          <w:szCs w:val="24"/>
        </w:rPr>
        <w:t xml:space="preserve">I hereby declare that this </w:t>
      </w:r>
      <w:r w:rsidR="00703867" w:rsidRPr="00195913">
        <w:rPr>
          <w:rFonts w:ascii="Times New Roman" w:hAnsi="Times New Roman" w:cs="Times New Roman"/>
          <w:sz w:val="24"/>
          <w:szCs w:val="24"/>
        </w:rPr>
        <w:t>project</w:t>
      </w:r>
      <w:r w:rsidRPr="00195913">
        <w:rPr>
          <w:rFonts w:ascii="Times New Roman" w:hAnsi="Times New Roman" w:cs="Times New Roman"/>
          <w:sz w:val="24"/>
          <w:szCs w:val="24"/>
        </w:rPr>
        <w:t xml:space="preserve"> was written by me a</w:t>
      </w:r>
      <w:r w:rsidR="00B74860" w:rsidRPr="00195913">
        <w:rPr>
          <w:rFonts w:ascii="Times New Roman" w:hAnsi="Times New Roman" w:cs="Times New Roman"/>
          <w:sz w:val="24"/>
          <w:szCs w:val="24"/>
        </w:rPr>
        <w:t>n</w:t>
      </w:r>
      <w:r w:rsidRPr="00195913">
        <w:rPr>
          <w:rFonts w:ascii="Times New Roman" w:hAnsi="Times New Roman" w:cs="Times New Roman"/>
          <w:sz w:val="24"/>
          <w:szCs w:val="24"/>
        </w:rPr>
        <w:t>d is a correct record of my own research work. It has not been presented in any previous application for any degree of this or any other University. All citations and sources of information are clearly acknowledged by means of references.</w:t>
      </w:r>
    </w:p>
    <w:p w14:paraId="1620B851" w14:textId="004BC3F6" w:rsidR="00F15BD4" w:rsidRPr="00195913" w:rsidRDefault="00F15BD4" w:rsidP="00B74860">
      <w:pPr>
        <w:tabs>
          <w:tab w:val="clear" w:pos="720"/>
        </w:tabs>
        <w:suppressAutoHyphens w:val="0"/>
        <w:spacing w:after="0" w:line="480" w:lineRule="auto"/>
        <w:jc w:val="both"/>
        <w:rPr>
          <w:rFonts w:ascii="Times New Roman" w:hAnsi="Times New Roman" w:cs="Times New Roman"/>
          <w:sz w:val="24"/>
          <w:szCs w:val="24"/>
        </w:rPr>
      </w:pPr>
    </w:p>
    <w:p w14:paraId="75A9613F" w14:textId="6692906E" w:rsidR="00F15BD4" w:rsidRPr="00195913" w:rsidRDefault="00F15BD4" w:rsidP="00B74860">
      <w:pPr>
        <w:tabs>
          <w:tab w:val="clear" w:pos="720"/>
        </w:tabs>
        <w:suppressAutoHyphens w:val="0"/>
        <w:spacing w:after="0" w:line="480" w:lineRule="auto"/>
        <w:jc w:val="both"/>
        <w:rPr>
          <w:rFonts w:ascii="Times New Roman" w:hAnsi="Times New Roman" w:cs="Times New Roman"/>
          <w:sz w:val="24"/>
          <w:szCs w:val="24"/>
        </w:rPr>
      </w:pPr>
      <w:r w:rsidRPr="00195913">
        <w:rPr>
          <w:rFonts w:ascii="Times New Roman" w:hAnsi="Times New Roman" w:cs="Times New Roman"/>
          <w:sz w:val="24"/>
          <w:szCs w:val="24"/>
        </w:rPr>
        <w:t xml:space="preserve">Candidate’s Name: </w:t>
      </w:r>
      <w:r w:rsidRPr="00195913">
        <w:rPr>
          <w:rFonts w:ascii="Times New Roman" w:hAnsi="Times New Roman" w:cs="Times New Roman"/>
          <w:sz w:val="24"/>
          <w:szCs w:val="24"/>
        </w:rPr>
        <w:tab/>
      </w:r>
      <w:r w:rsidR="00703867" w:rsidRPr="00195913">
        <w:rPr>
          <w:rFonts w:ascii="Times New Roman" w:hAnsi="Times New Roman" w:cs="Times New Roman"/>
          <w:sz w:val="24"/>
          <w:szCs w:val="24"/>
        </w:rPr>
        <w:t>ADEKUNLE, UGWU HASSAN</w:t>
      </w:r>
    </w:p>
    <w:p w14:paraId="7C4CDDAC" w14:textId="76E1059D" w:rsidR="00F15BD4" w:rsidRPr="00195913" w:rsidRDefault="00B74860" w:rsidP="00B74860">
      <w:pPr>
        <w:tabs>
          <w:tab w:val="clear" w:pos="720"/>
        </w:tabs>
        <w:suppressAutoHyphens w:val="0"/>
        <w:spacing w:after="0" w:line="480" w:lineRule="auto"/>
        <w:jc w:val="both"/>
        <w:rPr>
          <w:rFonts w:ascii="Times New Roman" w:hAnsi="Times New Roman" w:cs="Times New Roman"/>
          <w:sz w:val="24"/>
          <w:szCs w:val="24"/>
        </w:rPr>
      </w:pPr>
      <w:r w:rsidRPr="00195913">
        <w:rPr>
          <w:rFonts w:ascii="Times New Roman" w:hAnsi="Times New Roman" w:cs="Times New Roman"/>
          <w:sz w:val="24"/>
          <w:szCs w:val="24"/>
        </w:rPr>
        <w:t>Signature: ……………………………………………………  Date: ………………………</w:t>
      </w:r>
    </w:p>
    <w:p w14:paraId="5471486A" w14:textId="77777777" w:rsidR="00B74860" w:rsidRPr="00195913" w:rsidRDefault="00B74860" w:rsidP="00B74860">
      <w:pPr>
        <w:tabs>
          <w:tab w:val="clear" w:pos="720"/>
        </w:tabs>
        <w:suppressAutoHyphens w:val="0"/>
        <w:spacing w:after="0" w:line="240" w:lineRule="auto"/>
        <w:jc w:val="both"/>
        <w:rPr>
          <w:rFonts w:ascii="Times New Roman" w:hAnsi="Times New Roman" w:cs="Times New Roman"/>
          <w:sz w:val="24"/>
          <w:szCs w:val="24"/>
        </w:rPr>
      </w:pPr>
    </w:p>
    <w:p w14:paraId="17E66CB7" w14:textId="77777777" w:rsidR="00042C27" w:rsidRPr="00195913" w:rsidRDefault="00042C27" w:rsidP="00042C27">
      <w:pPr>
        <w:tabs>
          <w:tab w:val="clear" w:pos="720"/>
        </w:tabs>
        <w:suppressAutoHyphens w:val="0"/>
        <w:spacing w:after="0" w:line="240" w:lineRule="auto"/>
        <w:rPr>
          <w:rFonts w:ascii="Times New Roman" w:hAnsi="Times New Roman" w:cs="Times New Roman"/>
          <w:sz w:val="24"/>
          <w:szCs w:val="24"/>
        </w:rPr>
      </w:pPr>
      <w:r w:rsidRPr="00195913">
        <w:rPr>
          <w:rFonts w:ascii="Times New Roman" w:hAnsi="Times New Roman" w:cs="Times New Roman"/>
          <w:sz w:val="24"/>
          <w:szCs w:val="24"/>
        </w:rPr>
        <w:br w:type="page"/>
      </w:r>
    </w:p>
    <w:p w14:paraId="7DE56EB0" w14:textId="77777777" w:rsidR="00042C27" w:rsidRPr="00195913" w:rsidRDefault="00042C27" w:rsidP="00802AE6">
      <w:pPr>
        <w:tabs>
          <w:tab w:val="clear" w:pos="720"/>
        </w:tabs>
        <w:suppressAutoHyphens w:val="0"/>
        <w:spacing w:after="0" w:line="480" w:lineRule="auto"/>
        <w:jc w:val="center"/>
        <w:rPr>
          <w:rFonts w:ascii="Times New Roman" w:hAnsi="Times New Roman" w:cs="Times New Roman"/>
          <w:b/>
          <w:sz w:val="24"/>
          <w:szCs w:val="24"/>
        </w:rPr>
      </w:pPr>
      <w:r w:rsidRPr="00195913">
        <w:rPr>
          <w:rFonts w:ascii="Times New Roman" w:hAnsi="Times New Roman" w:cs="Times New Roman"/>
          <w:b/>
          <w:sz w:val="24"/>
          <w:szCs w:val="24"/>
        </w:rPr>
        <w:lastRenderedPageBreak/>
        <w:t>CERTIFICATION</w:t>
      </w:r>
    </w:p>
    <w:p w14:paraId="1CCE8247" w14:textId="5F6588FE" w:rsidR="00042C27" w:rsidRPr="00195913" w:rsidRDefault="00703867" w:rsidP="00703867">
      <w:pPr>
        <w:tabs>
          <w:tab w:val="clear" w:pos="720"/>
        </w:tabs>
        <w:suppressAutoHyphens w:val="0"/>
        <w:spacing w:after="0" w:line="480" w:lineRule="auto"/>
        <w:jc w:val="both"/>
        <w:rPr>
          <w:rFonts w:ascii="Times New Roman" w:hAnsi="Times New Roman" w:cs="Times New Roman"/>
          <w:sz w:val="24"/>
          <w:szCs w:val="24"/>
        </w:rPr>
      </w:pPr>
      <w:r w:rsidRPr="00195913">
        <w:rPr>
          <w:rFonts w:ascii="Times New Roman" w:hAnsi="Times New Roman" w:cs="Times New Roman"/>
          <w:sz w:val="24"/>
          <w:szCs w:val="24"/>
        </w:rPr>
        <w:t>I</w:t>
      </w:r>
      <w:r w:rsidR="00B74860" w:rsidRPr="00195913">
        <w:rPr>
          <w:rFonts w:ascii="Times New Roman" w:hAnsi="Times New Roman" w:cs="Times New Roman"/>
          <w:sz w:val="24"/>
          <w:szCs w:val="24"/>
        </w:rPr>
        <w:t xml:space="preserve"> certify that this </w:t>
      </w:r>
      <w:r w:rsidRPr="00195913">
        <w:rPr>
          <w:rFonts w:ascii="Times New Roman" w:hAnsi="Times New Roman" w:cs="Times New Roman"/>
          <w:sz w:val="24"/>
          <w:szCs w:val="24"/>
        </w:rPr>
        <w:t>project</w:t>
      </w:r>
      <w:r w:rsidR="00B74860" w:rsidRPr="00195913">
        <w:rPr>
          <w:rFonts w:ascii="Times New Roman" w:hAnsi="Times New Roman" w:cs="Times New Roman"/>
          <w:sz w:val="24"/>
          <w:szCs w:val="24"/>
        </w:rPr>
        <w:t xml:space="preserve"> titled “Development of a Hybrid Human Resources Monitoring System” is the outcome of the research carried out by </w:t>
      </w:r>
      <w:r w:rsidRPr="00195913">
        <w:rPr>
          <w:rFonts w:ascii="Times New Roman" w:hAnsi="Times New Roman" w:cs="Times New Roman"/>
          <w:sz w:val="24"/>
          <w:szCs w:val="24"/>
        </w:rPr>
        <w:t>Adekunle, Ugwu Hassan</w:t>
      </w:r>
      <w:r w:rsidR="00B74860" w:rsidRPr="00195913">
        <w:rPr>
          <w:rFonts w:ascii="Times New Roman" w:hAnsi="Times New Roman" w:cs="Times New Roman"/>
          <w:sz w:val="24"/>
          <w:szCs w:val="24"/>
        </w:rPr>
        <w:t xml:space="preserve"> in the Department of </w:t>
      </w:r>
      <w:r w:rsidRPr="00195913">
        <w:rPr>
          <w:rFonts w:ascii="Times New Roman" w:hAnsi="Times New Roman" w:cs="Times New Roman"/>
          <w:sz w:val="24"/>
          <w:szCs w:val="24"/>
        </w:rPr>
        <w:t>Software Engineering</w:t>
      </w:r>
      <w:r w:rsidR="00B74860" w:rsidRPr="00195913">
        <w:rPr>
          <w:rFonts w:ascii="Times New Roman" w:hAnsi="Times New Roman" w:cs="Times New Roman"/>
          <w:sz w:val="24"/>
          <w:szCs w:val="24"/>
        </w:rPr>
        <w:t>, The Federal University of Technology, Akure.</w:t>
      </w:r>
    </w:p>
    <w:p w14:paraId="39CBEFEB" w14:textId="5215B74D" w:rsidR="00042C27" w:rsidRPr="00195913" w:rsidRDefault="00042C27" w:rsidP="00802AE6">
      <w:pPr>
        <w:tabs>
          <w:tab w:val="clear" w:pos="720"/>
        </w:tabs>
        <w:suppressAutoHyphens w:val="0"/>
        <w:spacing w:after="0" w:line="48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p>
    <w:p w14:paraId="5C38E49A" w14:textId="77777777" w:rsidR="008362AB" w:rsidRPr="00195913" w:rsidRDefault="008362AB" w:rsidP="00802AE6">
      <w:pPr>
        <w:tabs>
          <w:tab w:val="clear" w:pos="720"/>
        </w:tabs>
        <w:suppressAutoHyphens w:val="0"/>
        <w:spacing w:after="0" w:line="480" w:lineRule="auto"/>
        <w:rPr>
          <w:rFonts w:ascii="Times New Roman" w:hAnsi="Times New Roman" w:cs="Times New Roman"/>
          <w:sz w:val="24"/>
          <w:szCs w:val="24"/>
        </w:rPr>
      </w:pPr>
    </w:p>
    <w:p w14:paraId="0DA6DA84" w14:textId="1556A6CA" w:rsidR="008362AB" w:rsidRPr="00195913" w:rsidRDefault="008362AB" w:rsidP="00802AE6">
      <w:pPr>
        <w:tabs>
          <w:tab w:val="clear" w:pos="720"/>
        </w:tabs>
        <w:suppressAutoHyphens w:val="0"/>
        <w:spacing w:after="0" w:line="480" w:lineRule="auto"/>
        <w:rPr>
          <w:rFonts w:ascii="Times New Roman" w:hAnsi="Times New Roman" w:cs="Times New Roman"/>
          <w:sz w:val="24"/>
          <w:szCs w:val="24"/>
        </w:rPr>
      </w:pPr>
      <w:r w:rsidRPr="00195913">
        <w:rPr>
          <w:rFonts w:ascii="Times New Roman" w:hAnsi="Times New Roman" w:cs="Times New Roman"/>
          <w:sz w:val="24"/>
          <w:szCs w:val="24"/>
        </w:rPr>
        <w:t>Supervisor’s Name</w:t>
      </w:r>
      <w:r w:rsidR="00802AE6" w:rsidRPr="00195913">
        <w:rPr>
          <w:rFonts w:ascii="Times New Roman" w:hAnsi="Times New Roman" w:cs="Times New Roman"/>
          <w:sz w:val="24"/>
          <w:szCs w:val="24"/>
        </w:rPr>
        <w:t>:</w:t>
      </w:r>
      <w:r w:rsidR="00802AE6" w:rsidRPr="00195913">
        <w:rPr>
          <w:rFonts w:ascii="Times New Roman" w:hAnsi="Times New Roman" w:cs="Times New Roman"/>
          <w:sz w:val="24"/>
          <w:szCs w:val="24"/>
        </w:rPr>
        <w:tab/>
      </w:r>
      <w:r w:rsidR="00802AE6" w:rsidRPr="00195913">
        <w:rPr>
          <w:rFonts w:ascii="Times New Roman" w:hAnsi="Times New Roman" w:cs="Times New Roman"/>
          <w:sz w:val="24"/>
          <w:szCs w:val="24"/>
        </w:rPr>
        <w:tab/>
      </w:r>
      <w:r w:rsidR="00802AE6" w:rsidRPr="00195913">
        <w:rPr>
          <w:rFonts w:ascii="Times New Roman" w:hAnsi="Times New Roman" w:cs="Times New Roman"/>
          <w:sz w:val="24"/>
          <w:szCs w:val="24"/>
        </w:rPr>
        <w:tab/>
      </w:r>
      <w:r w:rsidR="00703867" w:rsidRPr="00195913">
        <w:rPr>
          <w:rFonts w:ascii="Times New Roman" w:hAnsi="Times New Roman" w:cs="Times New Roman"/>
          <w:sz w:val="24"/>
          <w:szCs w:val="24"/>
        </w:rPr>
        <w:tab/>
      </w:r>
      <w:r w:rsidR="00802AE6" w:rsidRPr="00195913">
        <w:rPr>
          <w:rFonts w:ascii="Times New Roman" w:hAnsi="Times New Roman" w:cs="Times New Roman"/>
          <w:sz w:val="24"/>
          <w:szCs w:val="24"/>
        </w:rPr>
        <w:t xml:space="preserve">Prof. </w:t>
      </w:r>
      <w:r w:rsidR="00703867" w:rsidRPr="00195913">
        <w:rPr>
          <w:rFonts w:ascii="Times New Roman" w:hAnsi="Times New Roman" w:cs="Times New Roman"/>
          <w:sz w:val="24"/>
          <w:szCs w:val="24"/>
        </w:rPr>
        <w:t>A. B. Software</w:t>
      </w:r>
    </w:p>
    <w:p w14:paraId="5519A303" w14:textId="7A019B48" w:rsidR="00802AE6" w:rsidRPr="00195913" w:rsidRDefault="00802AE6" w:rsidP="00802AE6">
      <w:pPr>
        <w:tabs>
          <w:tab w:val="clear" w:pos="720"/>
        </w:tabs>
        <w:suppressAutoHyphens w:val="0"/>
        <w:spacing w:after="0" w:line="480" w:lineRule="auto"/>
        <w:rPr>
          <w:rFonts w:ascii="Times New Roman" w:hAnsi="Times New Roman" w:cs="Times New Roman"/>
          <w:sz w:val="24"/>
          <w:szCs w:val="24"/>
        </w:rPr>
      </w:pPr>
      <w:proofErr w:type="gramStart"/>
      <w:r w:rsidRPr="00195913">
        <w:rPr>
          <w:rFonts w:ascii="Times New Roman" w:hAnsi="Times New Roman" w:cs="Times New Roman"/>
          <w:sz w:val="24"/>
          <w:szCs w:val="24"/>
        </w:rPr>
        <w:t>Signature:_</w:t>
      </w:r>
      <w:proofErr w:type="gramEnd"/>
      <w:r w:rsidRPr="00195913">
        <w:rPr>
          <w:rFonts w:ascii="Times New Roman" w:hAnsi="Times New Roman" w:cs="Times New Roman"/>
          <w:sz w:val="24"/>
          <w:szCs w:val="24"/>
        </w:rPr>
        <w:t>___________________</w:t>
      </w:r>
      <w:r w:rsidRPr="00195913">
        <w:rPr>
          <w:rFonts w:ascii="Times New Roman" w:hAnsi="Times New Roman" w:cs="Times New Roman"/>
          <w:sz w:val="24"/>
          <w:szCs w:val="24"/>
        </w:rPr>
        <w:tab/>
      </w:r>
      <w:r w:rsidRPr="00195913">
        <w:rPr>
          <w:rFonts w:ascii="Times New Roman" w:hAnsi="Times New Roman" w:cs="Times New Roman"/>
          <w:sz w:val="24"/>
          <w:szCs w:val="24"/>
        </w:rPr>
        <w:tab/>
      </w:r>
      <w:proofErr w:type="gramStart"/>
      <w:r w:rsidRPr="00195913">
        <w:rPr>
          <w:rFonts w:ascii="Times New Roman" w:hAnsi="Times New Roman" w:cs="Times New Roman"/>
          <w:sz w:val="24"/>
          <w:szCs w:val="24"/>
        </w:rPr>
        <w:t>Date:_</w:t>
      </w:r>
      <w:proofErr w:type="gramEnd"/>
      <w:r w:rsidRPr="00195913">
        <w:rPr>
          <w:rFonts w:ascii="Times New Roman" w:hAnsi="Times New Roman" w:cs="Times New Roman"/>
          <w:sz w:val="24"/>
          <w:szCs w:val="24"/>
        </w:rPr>
        <w:t>_______________________</w:t>
      </w:r>
    </w:p>
    <w:p w14:paraId="538F989C" w14:textId="77777777" w:rsidR="00802AE6" w:rsidRPr="00195913" w:rsidRDefault="00802AE6" w:rsidP="00802AE6">
      <w:pPr>
        <w:tabs>
          <w:tab w:val="clear" w:pos="720"/>
        </w:tabs>
        <w:suppressAutoHyphens w:val="0"/>
        <w:spacing w:after="0" w:line="480" w:lineRule="auto"/>
        <w:rPr>
          <w:rFonts w:ascii="Times New Roman" w:hAnsi="Times New Roman" w:cs="Times New Roman"/>
          <w:sz w:val="24"/>
          <w:szCs w:val="24"/>
        </w:rPr>
      </w:pPr>
    </w:p>
    <w:p w14:paraId="0A7D3737" w14:textId="77777777" w:rsidR="00802AE6" w:rsidRPr="00195913" w:rsidRDefault="00802AE6" w:rsidP="00802AE6">
      <w:pPr>
        <w:tabs>
          <w:tab w:val="clear" w:pos="720"/>
        </w:tabs>
        <w:suppressAutoHyphens w:val="0"/>
        <w:spacing w:after="0" w:line="480" w:lineRule="auto"/>
        <w:rPr>
          <w:rFonts w:ascii="Times New Roman" w:hAnsi="Times New Roman" w:cs="Times New Roman"/>
          <w:sz w:val="24"/>
          <w:szCs w:val="24"/>
        </w:rPr>
      </w:pPr>
    </w:p>
    <w:p w14:paraId="00BBF7D9" w14:textId="77777777" w:rsidR="00802AE6" w:rsidRPr="00195913" w:rsidRDefault="00042C27" w:rsidP="00042C27">
      <w:pPr>
        <w:tabs>
          <w:tab w:val="clear" w:pos="720"/>
        </w:tabs>
        <w:suppressAutoHyphens w:val="0"/>
        <w:spacing w:after="0" w:line="24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p>
    <w:p w14:paraId="46200285" w14:textId="77777777" w:rsidR="00802AE6" w:rsidRPr="00195913" w:rsidRDefault="00802AE6">
      <w:pPr>
        <w:tabs>
          <w:tab w:val="clear" w:pos="720"/>
        </w:tabs>
        <w:suppressAutoHyphens w:val="0"/>
        <w:rPr>
          <w:rFonts w:ascii="Times New Roman" w:hAnsi="Times New Roman" w:cs="Times New Roman"/>
          <w:sz w:val="24"/>
          <w:szCs w:val="24"/>
        </w:rPr>
      </w:pPr>
      <w:r w:rsidRPr="00195913">
        <w:rPr>
          <w:rFonts w:ascii="Times New Roman" w:hAnsi="Times New Roman" w:cs="Times New Roman"/>
          <w:sz w:val="24"/>
          <w:szCs w:val="24"/>
        </w:rPr>
        <w:br w:type="page"/>
      </w:r>
    </w:p>
    <w:p w14:paraId="47F54CA5" w14:textId="2C247309" w:rsidR="00B74860" w:rsidRPr="00195913" w:rsidRDefault="00B74860" w:rsidP="00B74860">
      <w:pPr>
        <w:jc w:val="center"/>
        <w:rPr>
          <w:rFonts w:ascii="Times New Roman" w:hAnsi="Times New Roman" w:cs="Times New Roman"/>
          <w:b/>
          <w:sz w:val="24"/>
          <w:szCs w:val="24"/>
        </w:rPr>
      </w:pPr>
      <w:r w:rsidRPr="00195913">
        <w:rPr>
          <w:rFonts w:ascii="Times New Roman" w:hAnsi="Times New Roman" w:cs="Times New Roman"/>
          <w:b/>
          <w:sz w:val="24"/>
          <w:szCs w:val="24"/>
        </w:rPr>
        <w:lastRenderedPageBreak/>
        <w:t>ACKNOWLEDGEMENTS</w:t>
      </w:r>
    </w:p>
    <w:p w14:paraId="7E095B02" w14:textId="6A49E6F5" w:rsidR="00B74860" w:rsidRPr="00195913" w:rsidRDefault="00703867" w:rsidP="004C6680">
      <w:pPr>
        <w:tabs>
          <w:tab w:val="clear" w:pos="720"/>
        </w:tabs>
        <w:suppressAutoHyphens w:val="0"/>
        <w:spacing w:line="480" w:lineRule="auto"/>
        <w:jc w:val="both"/>
        <w:rPr>
          <w:rFonts w:ascii="Times New Roman" w:hAnsi="Times New Roman" w:cs="Times New Roman"/>
          <w:sz w:val="24"/>
          <w:szCs w:val="24"/>
        </w:rPr>
      </w:pPr>
      <w:r w:rsidRPr="00195913">
        <w:rPr>
          <w:rFonts w:ascii="Times New Roman" w:hAnsi="Times New Roman" w:cs="Times New Roman"/>
          <w:sz w:val="24"/>
          <w:szCs w:val="24"/>
        </w:rPr>
        <w:t xml:space="preserve">(Ensure you acknowledge your supervisor by stating his/her name correctly with initials and title. Acknowledge all the lecturers in the department and non-teaching staff who contributed to the success of your academic career in FUTA. Also, acknowledge the Dean of SOC and other lecturers in the </w:t>
      </w:r>
      <w:proofErr w:type="gramStart"/>
      <w:r w:rsidRPr="00195913">
        <w:rPr>
          <w:rFonts w:ascii="Times New Roman" w:hAnsi="Times New Roman" w:cs="Times New Roman"/>
          <w:sz w:val="24"/>
          <w:szCs w:val="24"/>
        </w:rPr>
        <w:t>School</w:t>
      </w:r>
      <w:proofErr w:type="gramEnd"/>
      <w:r w:rsidRPr="00195913">
        <w:rPr>
          <w:rFonts w:ascii="Times New Roman" w:hAnsi="Times New Roman" w:cs="Times New Roman"/>
          <w:sz w:val="24"/>
          <w:szCs w:val="24"/>
        </w:rPr>
        <w:t xml:space="preserve"> who contributed to your academic success by stating their names.) </w:t>
      </w:r>
    </w:p>
    <w:p w14:paraId="6DE665C6" w14:textId="6E02537D" w:rsidR="00703867" w:rsidRPr="00195913" w:rsidRDefault="00703867" w:rsidP="004C6680">
      <w:pPr>
        <w:tabs>
          <w:tab w:val="clear" w:pos="720"/>
        </w:tabs>
        <w:suppressAutoHyphens w:val="0"/>
        <w:spacing w:line="480" w:lineRule="auto"/>
        <w:jc w:val="both"/>
        <w:rPr>
          <w:rFonts w:ascii="Times New Roman" w:hAnsi="Times New Roman" w:cs="Times New Roman"/>
          <w:sz w:val="24"/>
          <w:szCs w:val="24"/>
        </w:rPr>
      </w:pPr>
      <w:proofErr w:type="spellStart"/>
      <w:r w:rsidRPr="00195913">
        <w:rPr>
          <w:rFonts w:ascii="Times New Roman" w:hAnsi="Times New Roman" w:cs="Times New Roman"/>
          <w:sz w:val="24"/>
          <w:szCs w:val="24"/>
        </w:rPr>
        <w:t>Your</w:t>
      </w:r>
      <w:proofErr w:type="spellEnd"/>
      <w:r w:rsidRPr="00195913">
        <w:rPr>
          <w:rFonts w:ascii="Times New Roman" w:hAnsi="Times New Roman" w:cs="Times New Roman"/>
          <w:sz w:val="24"/>
          <w:szCs w:val="24"/>
        </w:rPr>
        <w:t xml:space="preserve"> can acknowledge other people you wish. </w:t>
      </w:r>
    </w:p>
    <w:p w14:paraId="64C9C8AD" w14:textId="77777777" w:rsidR="00B74860" w:rsidRPr="00195913" w:rsidRDefault="00B74860" w:rsidP="004C6680">
      <w:pPr>
        <w:tabs>
          <w:tab w:val="clear" w:pos="720"/>
        </w:tabs>
        <w:suppressAutoHyphens w:val="0"/>
        <w:spacing w:line="480" w:lineRule="auto"/>
        <w:jc w:val="both"/>
        <w:rPr>
          <w:rFonts w:ascii="Times New Roman" w:hAnsi="Times New Roman" w:cs="Times New Roman"/>
          <w:sz w:val="24"/>
          <w:szCs w:val="24"/>
        </w:rPr>
      </w:pPr>
      <w:r w:rsidRPr="00195913">
        <w:rPr>
          <w:rFonts w:ascii="Times New Roman" w:hAnsi="Times New Roman" w:cs="Times New Roman"/>
          <w:sz w:val="24"/>
          <w:szCs w:val="24"/>
        </w:rPr>
        <w:br w:type="page"/>
      </w:r>
    </w:p>
    <w:p w14:paraId="550D751E" w14:textId="7646326C" w:rsidR="00042C27" w:rsidRPr="00195913" w:rsidRDefault="00802AE6" w:rsidP="00802AE6">
      <w:pPr>
        <w:tabs>
          <w:tab w:val="clear" w:pos="720"/>
        </w:tabs>
        <w:suppressAutoHyphens w:val="0"/>
        <w:spacing w:after="0" w:line="480" w:lineRule="auto"/>
        <w:jc w:val="center"/>
        <w:rPr>
          <w:rFonts w:ascii="Times New Roman" w:hAnsi="Times New Roman" w:cs="Times New Roman"/>
          <w:b/>
          <w:sz w:val="24"/>
          <w:szCs w:val="24"/>
        </w:rPr>
      </w:pPr>
      <w:r w:rsidRPr="00195913">
        <w:rPr>
          <w:rFonts w:ascii="Times New Roman" w:hAnsi="Times New Roman" w:cs="Times New Roman"/>
          <w:b/>
          <w:sz w:val="24"/>
          <w:szCs w:val="24"/>
        </w:rPr>
        <w:lastRenderedPageBreak/>
        <w:t>DEDICATION</w:t>
      </w:r>
    </w:p>
    <w:p w14:paraId="0052EC2D" w14:textId="7315DF8A" w:rsidR="00802AE6" w:rsidRPr="00195913" w:rsidRDefault="00802AE6" w:rsidP="00802AE6">
      <w:pPr>
        <w:tabs>
          <w:tab w:val="clear" w:pos="720"/>
        </w:tabs>
        <w:suppressAutoHyphens w:val="0"/>
        <w:spacing w:after="0" w:line="480" w:lineRule="auto"/>
        <w:jc w:val="both"/>
        <w:rPr>
          <w:rFonts w:ascii="Times New Roman" w:hAnsi="Times New Roman" w:cs="Times New Roman"/>
          <w:sz w:val="24"/>
          <w:szCs w:val="24"/>
        </w:rPr>
      </w:pPr>
      <w:r w:rsidRPr="00195913">
        <w:rPr>
          <w:rFonts w:ascii="Times New Roman" w:hAnsi="Times New Roman" w:cs="Times New Roman"/>
          <w:sz w:val="24"/>
          <w:szCs w:val="24"/>
        </w:rPr>
        <w:t>This project work is dedicated to</w:t>
      </w:r>
    </w:p>
    <w:p w14:paraId="083B1986" w14:textId="77777777" w:rsidR="000D6019" w:rsidRPr="00195913" w:rsidRDefault="000D6019" w:rsidP="00802AE6">
      <w:pPr>
        <w:tabs>
          <w:tab w:val="clear" w:pos="720"/>
        </w:tabs>
        <w:suppressAutoHyphens w:val="0"/>
        <w:jc w:val="both"/>
        <w:rPr>
          <w:rFonts w:ascii="Times New Roman" w:hAnsi="Times New Roman" w:cs="Times New Roman"/>
          <w:sz w:val="24"/>
          <w:szCs w:val="24"/>
        </w:rPr>
      </w:pPr>
      <w:r w:rsidRPr="00195913">
        <w:rPr>
          <w:rFonts w:ascii="Times New Roman" w:hAnsi="Times New Roman" w:cs="Times New Roman"/>
          <w:sz w:val="24"/>
          <w:szCs w:val="24"/>
        </w:rPr>
        <w:br w:type="page"/>
      </w:r>
    </w:p>
    <w:p w14:paraId="3FF78775" w14:textId="77777777" w:rsidR="000D6019" w:rsidRPr="00195913" w:rsidRDefault="000D6019" w:rsidP="00A41715">
      <w:pPr>
        <w:jc w:val="center"/>
        <w:rPr>
          <w:rFonts w:ascii="Times New Roman" w:hAnsi="Times New Roman" w:cs="Times New Roman"/>
          <w:b/>
          <w:sz w:val="24"/>
          <w:szCs w:val="24"/>
        </w:rPr>
      </w:pPr>
      <w:r w:rsidRPr="00195913">
        <w:rPr>
          <w:rFonts w:ascii="Times New Roman" w:hAnsi="Times New Roman" w:cs="Times New Roman"/>
          <w:b/>
          <w:sz w:val="24"/>
          <w:szCs w:val="24"/>
        </w:rPr>
        <w:lastRenderedPageBreak/>
        <w:t>ABSTRACT</w:t>
      </w:r>
    </w:p>
    <w:p w14:paraId="2AD00254" w14:textId="3F5BE84E" w:rsidR="00DA1C03" w:rsidRPr="00195913" w:rsidRDefault="0070040A" w:rsidP="0070040A">
      <w:pPr>
        <w:spacing w:line="480" w:lineRule="auto"/>
        <w:jc w:val="both"/>
        <w:rPr>
          <w:rFonts w:ascii="Times New Roman" w:hAnsi="Times New Roman" w:cs="Times New Roman"/>
          <w:b/>
          <w:sz w:val="24"/>
          <w:szCs w:val="24"/>
        </w:rPr>
      </w:pPr>
      <w:r w:rsidRPr="00195913">
        <w:rPr>
          <w:rFonts w:ascii="Times New Roman" w:hAnsi="Times New Roman" w:cs="Times New Roman"/>
          <w:sz w:val="24"/>
          <w:szCs w:val="24"/>
        </w:rPr>
        <w:t xml:space="preserve">Globalization, evolution of computer technology and the fast pace of technological advancements have affected every facet of human lives and </w:t>
      </w:r>
      <w:proofErr w:type="spellStart"/>
      <w:r w:rsidRPr="00195913">
        <w:rPr>
          <w:rFonts w:ascii="Times New Roman" w:hAnsi="Times New Roman" w:cs="Times New Roman"/>
          <w:sz w:val="24"/>
          <w:szCs w:val="24"/>
        </w:rPr>
        <w:t>endeavours</w:t>
      </w:r>
      <w:proofErr w:type="spellEnd"/>
      <w:r w:rsidRPr="00195913">
        <w:rPr>
          <w:rFonts w:ascii="Times New Roman" w:hAnsi="Times New Roman" w:cs="Times New Roman"/>
          <w:sz w:val="24"/>
          <w:szCs w:val="24"/>
        </w:rPr>
        <w:t xml:space="preserve">. The effects are becoming noticeable in the field of Human Resources Management (HRM). </w:t>
      </w:r>
      <w:r w:rsidR="00C16E71" w:rsidRPr="00195913">
        <w:rPr>
          <w:rFonts w:ascii="Times New Roman" w:hAnsi="Times New Roman" w:cs="Times New Roman"/>
          <w:sz w:val="24"/>
          <w:szCs w:val="24"/>
        </w:rPr>
        <w:t>(The abstract should be one paragraph – there should be no breaking into sections or paragraphs)</w:t>
      </w:r>
      <w:r w:rsidR="00DA1C03" w:rsidRPr="00195913">
        <w:rPr>
          <w:rFonts w:ascii="Times New Roman" w:hAnsi="Times New Roman" w:cs="Times New Roman"/>
          <w:b/>
          <w:sz w:val="24"/>
          <w:szCs w:val="24"/>
        </w:rPr>
        <w:br w:type="page"/>
      </w:r>
    </w:p>
    <w:p w14:paraId="08F6226A" w14:textId="77777777" w:rsidR="000D6019" w:rsidRPr="00195913" w:rsidRDefault="000D6019" w:rsidP="00A41715">
      <w:pPr>
        <w:jc w:val="center"/>
        <w:rPr>
          <w:rFonts w:ascii="Times New Roman" w:hAnsi="Times New Roman" w:cs="Times New Roman"/>
          <w:b/>
          <w:sz w:val="24"/>
          <w:szCs w:val="24"/>
        </w:rPr>
      </w:pPr>
      <w:r w:rsidRPr="00195913">
        <w:rPr>
          <w:rFonts w:ascii="Times New Roman" w:hAnsi="Times New Roman" w:cs="Times New Roman"/>
          <w:b/>
          <w:sz w:val="24"/>
          <w:szCs w:val="24"/>
        </w:rPr>
        <w:lastRenderedPageBreak/>
        <w:t>TABLE OF CONTENTS</w:t>
      </w:r>
    </w:p>
    <w:p w14:paraId="65930470" w14:textId="4042E9C5" w:rsidR="000D6019" w:rsidRPr="00195913" w:rsidRDefault="001F3F71"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CONTENTS</w:t>
      </w:r>
      <w:r w:rsidRPr="00195913">
        <w:rPr>
          <w:rFonts w:ascii="Times New Roman" w:hAnsi="Times New Roman" w:cs="Times New Roman"/>
          <w:b/>
          <w:sz w:val="24"/>
          <w:szCs w:val="24"/>
        </w:rPr>
        <w:tab/>
      </w:r>
      <w:r w:rsidRPr="00195913">
        <w:rPr>
          <w:rFonts w:ascii="Times New Roman" w:hAnsi="Times New Roman" w:cs="Times New Roman"/>
          <w:b/>
          <w:sz w:val="24"/>
          <w:szCs w:val="24"/>
        </w:rPr>
        <w:tab/>
      </w:r>
      <w:r w:rsidRPr="00195913">
        <w:rPr>
          <w:rFonts w:ascii="Times New Roman" w:hAnsi="Times New Roman" w:cs="Times New Roman"/>
          <w:b/>
          <w:sz w:val="24"/>
          <w:szCs w:val="24"/>
        </w:rPr>
        <w:tab/>
      </w:r>
      <w:r w:rsidRPr="00195913">
        <w:rPr>
          <w:rFonts w:ascii="Times New Roman" w:hAnsi="Times New Roman" w:cs="Times New Roman"/>
          <w:b/>
          <w:sz w:val="24"/>
          <w:szCs w:val="24"/>
        </w:rPr>
        <w:tab/>
      </w:r>
      <w:r w:rsidRPr="00195913">
        <w:rPr>
          <w:rFonts w:ascii="Times New Roman" w:hAnsi="Times New Roman" w:cs="Times New Roman"/>
          <w:b/>
          <w:sz w:val="24"/>
          <w:szCs w:val="24"/>
        </w:rPr>
        <w:tab/>
      </w:r>
      <w:r w:rsidRPr="00195913">
        <w:rPr>
          <w:rFonts w:ascii="Times New Roman" w:hAnsi="Times New Roman" w:cs="Times New Roman"/>
          <w:b/>
          <w:sz w:val="24"/>
          <w:szCs w:val="24"/>
        </w:rPr>
        <w:tab/>
      </w:r>
      <w:r w:rsidRPr="00195913">
        <w:rPr>
          <w:rFonts w:ascii="Times New Roman" w:hAnsi="Times New Roman" w:cs="Times New Roman"/>
          <w:b/>
          <w:sz w:val="24"/>
          <w:szCs w:val="24"/>
        </w:rPr>
        <w:tab/>
      </w:r>
      <w:r w:rsidRPr="00195913">
        <w:rPr>
          <w:rFonts w:ascii="Times New Roman" w:hAnsi="Times New Roman" w:cs="Times New Roman"/>
          <w:b/>
          <w:sz w:val="24"/>
          <w:szCs w:val="24"/>
        </w:rPr>
        <w:tab/>
      </w:r>
      <w:r w:rsidRPr="00195913">
        <w:rPr>
          <w:rFonts w:ascii="Times New Roman" w:hAnsi="Times New Roman" w:cs="Times New Roman"/>
          <w:b/>
          <w:sz w:val="24"/>
          <w:szCs w:val="24"/>
        </w:rPr>
        <w:tab/>
      </w:r>
      <w:r w:rsidR="00021C07" w:rsidRPr="00195913">
        <w:rPr>
          <w:rFonts w:ascii="Times New Roman" w:hAnsi="Times New Roman" w:cs="Times New Roman"/>
          <w:b/>
          <w:sz w:val="24"/>
          <w:szCs w:val="24"/>
        </w:rPr>
        <w:tab/>
      </w:r>
      <w:r w:rsidRPr="00195913">
        <w:rPr>
          <w:rFonts w:ascii="Times New Roman" w:hAnsi="Times New Roman" w:cs="Times New Roman"/>
          <w:b/>
          <w:sz w:val="24"/>
          <w:szCs w:val="24"/>
        </w:rPr>
        <w:t>PAGE</w:t>
      </w:r>
    </w:p>
    <w:p w14:paraId="541E24E9" w14:textId="18AD0321" w:rsidR="001F3F71" w:rsidRPr="00195913" w:rsidRDefault="001F3F71"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 xml:space="preserve">Title Page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7A533E" w:rsidRPr="00195913">
        <w:rPr>
          <w:rFonts w:ascii="Times New Roman" w:hAnsi="Times New Roman" w:cs="Times New Roman"/>
          <w:sz w:val="24"/>
          <w:szCs w:val="24"/>
        </w:rPr>
        <w:tab/>
      </w:r>
      <w:proofErr w:type="spellStart"/>
      <w:r w:rsidRPr="00195913">
        <w:rPr>
          <w:rFonts w:ascii="Times New Roman" w:hAnsi="Times New Roman" w:cs="Times New Roman"/>
          <w:sz w:val="24"/>
          <w:szCs w:val="24"/>
        </w:rPr>
        <w:t>i</w:t>
      </w:r>
      <w:proofErr w:type="spellEnd"/>
    </w:p>
    <w:p w14:paraId="237AF1E3" w14:textId="16DED551" w:rsidR="001F3F71" w:rsidRPr="00195913" w:rsidRDefault="004C6680"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Declaration</w:t>
      </w:r>
      <w:r w:rsidR="001F3F71" w:rsidRPr="00195913">
        <w:rPr>
          <w:rFonts w:ascii="Times New Roman" w:hAnsi="Times New Roman" w:cs="Times New Roman"/>
          <w:sz w:val="24"/>
          <w:szCs w:val="24"/>
        </w:rPr>
        <w:t xml:space="preserv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C782F" w:rsidRPr="00195913">
        <w:rPr>
          <w:rFonts w:ascii="Times New Roman" w:hAnsi="Times New Roman" w:cs="Times New Roman"/>
          <w:sz w:val="24"/>
          <w:szCs w:val="24"/>
        </w:rPr>
        <w:t>i</w:t>
      </w:r>
      <w:r w:rsidR="00A50F68" w:rsidRPr="00195913">
        <w:rPr>
          <w:rFonts w:ascii="Times New Roman" w:hAnsi="Times New Roman" w:cs="Times New Roman"/>
          <w:sz w:val="24"/>
          <w:szCs w:val="24"/>
        </w:rPr>
        <w:t>i</w:t>
      </w:r>
    </w:p>
    <w:p w14:paraId="3E9E52E1" w14:textId="772482B3" w:rsidR="001F3F71" w:rsidRPr="00195913" w:rsidRDefault="001F3F71"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 xml:space="preserve">Certification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C782F" w:rsidRPr="00195913">
        <w:rPr>
          <w:rFonts w:ascii="Times New Roman" w:hAnsi="Times New Roman" w:cs="Times New Roman"/>
          <w:sz w:val="24"/>
          <w:szCs w:val="24"/>
        </w:rPr>
        <w:t>iii</w:t>
      </w:r>
    </w:p>
    <w:p w14:paraId="5ADE4B2B" w14:textId="1AAEE71E" w:rsidR="001F3F71" w:rsidRPr="00195913" w:rsidRDefault="004C6680"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 xml:space="preserve">Acknowledgements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C782F" w:rsidRPr="00195913">
        <w:rPr>
          <w:rFonts w:ascii="Times New Roman" w:hAnsi="Times New Roman" w:cs="Times New Roman"/>
          <w:sz w:val="24"/>
          <w:szCs w:val="24"/>
        </w:rPr>
        <w:t>i</w:t>
      </w:r>
      <w:r w:rsidR="001F3F71" w:rsidRPr="00195913">
        <w:rPr>
          <w:rFonts w:ascii="Times New Roman" w:hAnsi="Times New Roman" w:cs="Times New Roman"/>
          <w:sz w:val="24"/>
          <w:szCs w:val="24"/>
        </w:rPr>
        <w:t>v</w:t>
      </w:r>
    </w:p>
    <w:p w14:paraId="1CF68AC3" w14:textId="0E0CB1BE" w:rsidR="001F3F71" w:rsidRPr="00195913" w:rsidRDefault="004C6680" w:rsidP="00461124">
      <w:pPr>
        <w:spacing w:line="360" w:lineRule="auto"/>
        <w:rPr>
          <w:rFonts w:ascii="Times New Roman" w:hAnsi="Times New Roman" w:cs="Times New Roman"/>
          <w:sz w:val="24"/>
          <w:szCs w:val="24"/>
        </w:rPr>
      </w:pPr>
      <w:proofErr w:type="gramStart"/>
      <w:r w:rsidRPr="00195913">
        <w:rPr>
          <w:rFonts w:ascii="Times New Roman" w:hAnsi="Times New Roman" w:cs="Times New Roman"/>
          <w:sz w:val="24"/>
          <w:szCs w:val="24"/>
        </w:rPr>
        <w:t xml:space="preserve">Dedication </w:t>
      </w:r>
      <w:r w:rsidR="001F3F71" w:rsidRPr="00195913">
        <w:rPr>
          <w:rFonts w:ascii="Times New Roman" w:hAnsi="Times New Roman" w:cs="Times New Roman"/>
          <w:sz w:val="24"/>
          <w:szCs w:val="24"/>
        </w:rPr>
        <w:t xml:space="preserve"> </w:t>
      </w:r>
      <w:r w:rsidR="00C2440B">
        <w:rPr>
          <w:rFonts w:ascii="Times New Roman" w:hAnsi="Times New Roman" w:cs="Times New Roman"/>
          <w:sz w:val="24"/>
          <w:szCs w:val="24"/>
        </w:rPr>
        <w:tab/>
      </w:r>
      <w:proofErr w:type="gramEnd"/>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1F3F71" w:rsidRPr="00195913">
        <w:rPr>
          <w:rFonts w:ascii="Times New Roman" w:hAnsi="Times New Roman" w:cs="Times New Roman"/>
          <w:sz w:val="24"/>
          <w:szCs w:val="24"/>
        </w:rPr>
        <w:t>v</w:t>
      </w:r>
    </w:p>
    <w:p w14:paraId="39362206" w14:textId="4810F4BE" w:rsidR="001F3F71" w:rsidRPr="00195913" w:rsidRDefault="001F3F71"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 xml:space="preserve">Abstract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Pr="00195913">
        <w:rPr>
          <w:rFonts w:ascii="Times New Roman" w:hAnsi="Times New Roman" w:cs="Times New Roman"/>
          <w:sz w:val="24"/>
          <w:szCs w:val="24"/>
        </w:rPr>
        <w:tab/>
        <w:t>v</w:t>
      </w:r>
      <w:r w:rsidR="00A50F68" w:rsidRPr="00195913">
        <w:rPr>
          <w:rFonts w:ascii="Times New Roman" w:hAnsi="Times New Roman" w:cs="Times New Roman"/>
          <w:sz w:val="24"/>
          <w:szCs w:val="24"/>
        </w:rPr>
        <w:t>i</w:t>
      </w:r>
    </w:p>
    <w:p w14:paraId="6CC40915" w14:textId="408A5640" w:rsidR="001F3F71" w:rsidRPr="00195913" w:rsidRDefault="001F3F71"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Table of Contents</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Pr="00195913">
        <w:rPr>
          <w:rFonts w:ascii="Times New Roman" w:hAnsi="Times New Roman" w:cs="Times New Roman"/>
          <w:sz w:val="24"/>
          <w:szCs w:val="24"/>
        </w:rPr>
        <w:tab/>
        <w:t>vi</w:t>
      </w:r>
      <w:r w:rsidR="00A50F68" w:rsidRPr="00195913">
        <w:rPr>
          <w:rFonts w:ascii="Times New Roman" w:hAnsi="Times New Roman" w:cs="Times New Roman"/>
          <w:sz w:val="24"/>
          <w:szCs w:val="24"/>
        </w:rPr>
        <w:t>i</w:t>
      </w:r>
    </w:p>
    <w:p w14:paraId="379D60B7" w14:textId="53276B58" w:rsidR="001F3F71" w:rsidRPr="00195913" w:rsidRDefault="001F3F71"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 xml:space="preserve">List of </w:t>
      </w:r>
      <w:r w:rsidR="004C6680" w:rsidRPr="00195913">
        <w:rPr>
          <w:rFonts w:ascii="Times New Roman" w:hAnsi="Times New Roman" w:cs="Times New Roman"/>
          <w:sz w:val="24"/>
          <w:szCs w:val="24"/>
        </w:rPr>
        <w:t>Tables</w:t>
      </w:r>
      <w:r w:rsidRPr="00195913">
        <w:rPr>
          <w:rFonts w:ascii="Times New Roman" w:hAnsi="Times New Roman" w:cs="Times New Roman"/>
          <w:sz w:val="24"/>
          <w:szCs w:val="24"/>
        </w:rPr>
        <w:t xml:space="preserv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C782F" w:rsidRPr="00195913">
        <w:rPr>
          <w:rFonts w:ascii="Times New Roman" w:hAnsi="Times New Roman" w:cs="Times New Roman"/>
          <w:sz w:val="24"/>
          <w:szCs w:val="24"/>
        </w:rPr>
        <w:t>x</w:t>
      </w:r>
    </w:p>
    <w:p w14:paraId="2B943083" w14:textId="214ACCF3" w:rsidR="001F3F71" w:rsidRPr="00195913" w:rsidRDefault="001F3F71"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 xml:space="preserve">List of </w:t>
      </w:r>
      <w:r w:rsidR="004C6680" w:rsidRPr="00195913">
        <w:rPr>
          <w:rFonts w:ascii="Times New Roman" w:hAnsi="Times New Roman" w:cs="Times New Roman"/>
          <w:sz w:val="24"/>
          <w:szCs w:val="24"/>
        </w:rPr>
        <w:t>Figures</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896BB2" w:rsidRPr="00195913">
        <w:rPr>
          <w:rFonts w:ascii="Times New Roman" w:hAnsi="Times New Roman" w:cs="Times New Roman"/>
          <w:sz w:val="24"/>
          <w:szCs w:val="24"/>
        </w:rPr>
        <w:tab/>
        <w:t>xi</w:t>
      </w:r>
    </w:p>
    <w:p w14:paraId="598E0D08" w14:textId="5188B1F6" w:rsidR="004C6680" w:rsidRPr="00195913" w:rsidRDefault="001F3F71"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CHAPTER ONE</w:t>
      </w:r>
      <w:r w:rsidR="004C6680" w:rsidRPr="00195913">
        <w:rPr>
          <w:rFonts w:ascii="Times New Roman" w:hAnsi="Times New Roman" w:cs="Times New Roman"/>
          <w:b/>
          <w:sz w:val="24"/>
          <w:szCs w:val="24"/>
        </w:rPr>
        <w:t xml:space="preserve"> </w:t>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4C6680" w:rsidRPr="00195913">
        <w:rPr>
          <w:rFonts w:ascii="Times New Roman" w:hAnsi="Times New Roman" w:cs="Times New Roman"/>
          <w:b/>
          <w:sz w:val="24"/>
          <w:szCs w:val="24"/>
        </w:rPr>
        <w:t>1</w:t>
      </w:r>
    </w:p>
    <w:p w14:paraId="6F15D7DF" w14:textId="0E722F02" w:rsidR="001F3F71" w:rsidRPr="00195913" w:rsidRDefault="004C6680"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 xml:space="preserve">1. </w:t>
      </w:r>
      <w:r w:rsidRPr="00195913">
        <w:rPr>
          <w:rFonts w:ascii="Times New Roman" w:hAnsi="Times New Roman" w:cs="Times New Roman"/>
          <w:b/>
          <w:sz w:val="24"/>
          <w:szCs w:val="24"/>
        </w:rPr>
        <w:tab/>
      </w:r>
      <w:r w:rsidR="007E29FC" w:rsidRPr="00195913">
        <w:rPr>
          <w:rFonts w:ascii="Times New Roman" w:hAnsi="Times New Roman" w:cs="Times New Roman"/>
          <w:b/>
          <w:sz w:val="24"/>
          <w:szCs w:val="24"/>
        </w:rPr>
        <w:t>INTRODUCTION</w:t>
      </w:r>
      <w:r w:rsidRPr="00195913">
        <w:rPr>
          <w:rFonts w:ascii="Times New Roman" w:hAnsi="Times New Roman" w:cs="Times New Roman"/>
          <w:b/>
          <w:sz w:val="24"/>
          <w:szCs w:val="24"/>
        </w:rPr>
        <w:t xml:space="preserve"> </w:t>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Pr="00195913">
        <w:rPr>
          <w:rFonts w:ascii="Times New Roman" w:hAnsi="Times New Roman" w:cs="Times New Roman"/>
          <w:b/>
          <w:sz w:val="24"/>
          <w:szCs w:val="24"/>
        </w:rPr>
        <w:tab/>
        <w:t>1</w:t>
      </w:r>
    </w:p>
    <w:p w14:paraId="34076E63" w14:textId="697420FB" w:rsidR="001F3F71" w:rsidRPr="00195913" w:rsidRDefault="004C6680" w:rsidP="00461124">
      <w:pPr>
        <w:spacing w:line="360" w:lineRule="auto"/>
        <w:rPr>
          <w:rFonts w:ascii="Times New Roman" w:hAnsi="Times New Roman" w:cs="Times New Roman"/>
          <w:color w:val="auto"/>
          <w:sz w:val="24"/>
          <w:szCs w:val="24"/>
        </w:rPr>
      </w:pPr>
      <w:r w:rsidRPr="00195913">
        <w:rPr>
          <w:rFonts w:ascii="Times New Roman" w:hAnsi="Times New Roman" w:cs="Times New Roman"/>
          <w:sz w:val="24"/>
          <w:szCs w:val="24"/>
        </w:rPr>
        <w:tab/>
      </w:r>
      <w:r w:rsidR="007E29FC" w:rsidRPr="00195913">
        <w:rPr>
          <w:rFonts w:ascii="Times New Roman" w:hAnsi="Times New Roman" w:cs="Times New Roman"/>
          <w:sz w:val="24"/>
          <w:szCs w:val="24"/>
        </w:rPr>
        <w:t xml:space="preserve">1.1 </w:t>
      </w:r>
      <w:r w:rsidR="007E29FC" w:rsidRPr="00195913">
        <w:rPr>
          <w:rFonts w:ascii="Times New Roman" w:hAnsi="Times New Roman" w:cs="Times New Roman"/>
          <w:sz w:val="24"/>
          <w:szCs w:val="24"/>
        </w:rPr>
        <w:tab/>
      </w:r>
      <w:r w:rsidR="00195913" w:rsidRPr="00195913">
        <w:rPr>
          <w:rFonts w:ascii="Times New Roman" w:hAnsi="Times New Roman" w:cs="Times New Roman"/>
        </w:rPr>
        <w:t xml:space="preserve">Background </w:t>
      </w:r>
      <w:r w:rsidR="00195913">
        <w:rPr>
          <w:rFonts w:ascii="Times New Roman" w:hAnsi="Times New Roman" w:cs="Times New Roman"/>
        </w:rPr>
        <w:t>t</w:t>
      </w:r>
      <w:r w:rsidR="00195913" w:rsidRPr="00195913">
        <w:rPr>
          <w:rFonts w:ascii="Times New Roman" w:hAnsi="Times New Roman" w:cs="Times New Roman"/>
        </w:rPr>
        <w:t>o Study</w:t>
      </w:r>
      <w:r w:rsidR="00195913" w:rsidRPr="00195913">
        <w:rPr>
          <w:rFonts w:ascii="Times New Roman" w:hAnsi="Times New Roman" w:cs="Times New Roman"/>
          <w:color w:val="auto"/>
          <w:sz w:val="24"/>
          <w:szCs w:val="24"/>
        </w:rPr>
        <w:t xml:space="preserve"> </w:t>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1F3F71" w:rsidRPr="00195913">
        <w:rPr>
          <w:rFonts w:ascii="Times New Roman" w:hAnsi="Times New Roman" w:cs="Times New Roman"/>
          <w:color w:val="auto"/>
          <w:sz w:val="24"/>
          <w:szCs w:val="24"/>
        </w:rPr>
        <w:t>1</w:t>
      </w:r>
    </w:p>
    <w:p w14:paraId="1C22A6DB" w14:textId="316CCF6A" w:rsidR="001F3F71" w:rsidRPr="00195913" w:rsidRDefault="004C6680" w:rsidP="00461124">
      <w:pPr>
        <w:spacing w:line="360" w:lineRule="auto"/>
        <w:rPr>
          <w:rFonts w:ascii="Times New Roman" w:hAnsi="Times New Roman" w:cs="Times New Roman"/>
          <w:color w:val="auto"/>
          <w:sz w:val="24"/>
          <w:szCs w:val="24"/>
        </w:rPr>
      </w:pPr>
      <w:r w:rsidRPr="00195913">
        <w:rPr>
          <w:rFonts w:ascii="Times New Roman" w:hAnsi="Times New Roman" w:cs="Times New Roman"/>
          <w:color w:val="auto"/>
          <w:sz w:val="24"/>
          <w:szCs w:val="24"/>
        </w:rPr>
        <w:tab/>
      </w:r>
      <w:r w:rsidR="001F3F71" w:rsidRPr="00195913">
        <w:rPr>
          <w:rFonts w:ascii="Times New Roman" w:hAnsi="Times New Roman" w:cs="Times New Roman"/>
          <w:color w:val="auto"/>
          <w:sz w:val="24"/>
          <w:szCs w:val="24"/>
        </w:rPr>
        <w:t>1.2</w:t>
      </w:r>
      <w:r w:rsidR="001F3F71" w:rsidRPr="00195913">
        <w:rPr>
          <w:rFonts w:ascii="Times New Roman" w:hAnsi="Times New Roman" w:cs="Times New Roman"/>
          <w:color w:val="auto"/>
          <w:sz w:val="24"/>
          <w:szCs w:val="24"/>
        </w:rPr>
        <w:tab/>
      </w:r>
      <w:r w:rsidR="00195913" w:rsidRPr="00195913">
        <w:rPr>
          <w:rFonts w:ascii="Times New Roman" w:hAnsi="Times New Roman" w:cs="Times New Roman"/>
          <w:color w:val="auto"/>
          <w:sz w:val="24"/>
          <w:szCs w:val="24"/>
        </w:rPr>
        <w:t>Research</w:t>
      </w:r>
      <w:r w:rsidR="00195913">
        <w:rPr>
          <w:rFonts w:ascii="Times New Roman" w:hAnsi="Times New Roman" w:cs="Times New Roman"/>
          <w:color w:val="auto"/>
          <w:sz w:val="24"/>
          <w:szCs w:val="24"/>
        </w:rPr>
        <w:t xml:space="preserve"> </w:t>
      </w:r>
      <w:r w:rsidR="00401641" w:rsidRPr="00195913">
        <w:rPr>
          <w:rFonts w:ascii="Times New Roman" w:hAnsi="Times New Roman" w:cs="Times New Roman"/>
          <w:color w:val="auto"/>
          <w:sz w:val="24"/>
          <w:szCs w:val="24"/>
        </w:rPr>
        <w:t>Motivation</w:t>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4B5929" w:rsidRPr="00195913">
        <w:rPr>
          <w:rFonts w:ascii="Times New Roman" w:hAnsi="Times New Roman" w:cs="Times New Roman"/>
          <w:color w:val="auto"/>
          <w:sz w:val="24"/>
          <w:szCs w:val="24"/>
        </w:rPr>
        <w:t>4</w:t>
      </w:r>
    </w:p>
    <w:p w14:paraId="7867DFB2" w14:textId="0CCC5A89" w:rsidR="001F3F71" w:rsidRPr="00195913" w:rsidRDefault="004C6680" w:rsidP="00461124">
      <w:pPr>
        <w:spacing w:line="360" w:lineRule="auto"/>
        <w:rPr>
          <w:rFonts w:ascii="Times New Roman" w:hAnsi="Times New Roman" w:cs="Times New Roman"/>
          <w:color w:val="auto"/>
          <w:sz w:val="24"/>
          <w:szCs w:val="24"/>
        </w:rPr>
      </w:pPr>
      <w:r w:rsidRPr="00195913">
        <w:rPr>
          <w:rFonts w:ascii="Times New Roman" w:hAnsi="Times New Roman" w:cs="Times New Roman"/>
          <w:color w:val="auto"/>
          <w:sz w:val="24"/>
          <w:szCs w:val="24"/>
        </w:rPr>
        <w:tab/>
      </w:r>
      <w:r w:rsidR="001F3F71" w:rsidRPr="00195913">
        <w:rPr>
          <w:rFonts w:ascii="Times New Roman" w:hAnsi="Times New Roman" w:cs="Times New Roman"/>
          <w:color w:val="auto"/>
          <w:sz w:val="24"/>
          <w:szCs w:val="24"/>
        </w:rPr>
        <w:t>1.3</w:t>
      </w:r>
      <w:r w:rsidR="001F3F71" w:rsidRPr="00195913">
        <w:rPr>
          <w:rFonts w:ascii="Times New Roman" w:hAnsi="Times New Roman" w:cs="Times New Roman"/>
          <w:color w:val="auto"/>
          <w:sz w:val="24"/>
          <w:szCs w:val="24"/>
        </w:rPr>
        <w:tab/>
      </w:r>
      <w:r w:rsidR="00195913" w:rsidRPr="00195913">
        <w:rPr>
          <w:rFonts w:ascii="Times New Roman" w:hAnsi="Times New Roman" w:cs="Times New Roman"/>
          <w:color w:val="auto"/>
          <w:sz w:val="24"/>
          <w:szCs w:val="24"/>
        </w:rPr>
        <w:t xml:space="preserve">Research </w:t>
      </w:r>
      <w:r w:rsidR="00195913">
        <w:rPr>
          <w:rFonts w:ascii="Times New Roman" w:hAnsi="Times New Roman" w:cs="Times New Roman"/>
          <w:color w:val="auto"/>
          <w:sz w:val="24"/>
          <w:szCs w:val="24"/>
        </w:rPr>
        <w:t xml:space="preserve">Aim and </w:t>
      </w:r>
      <w:r w:rsidR="001F3F71" w:rsidRPr="00195913">
        <w:rPr>
          <w:rFonts w:ascii="Times New Roman" w:hAnsi="Times New Roman" w:cs="Times New Roman"/>
          <w:color w:val="auto"/>
          <w:sz w:val="24"/>
          <w:szCs w:val="24"/>
        </w:rPr>
        <w:t>Objectives</w:t>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1F3F71" w:rsidRPr="00195913">
        <w:rPr>
          <w:rFonts w:ascii="Times New Roman" w:hAnsi="Times New Roman" w:cs="Times New Roman"/>
          <w:color w:val="auto"/>
          <w:sz w:val="24"/>
          <w:szCs w:val="24"/>
        </w:rPr>
        <w:tab/>
        <w:t>6</w:t>
      </w:r>
    </w:p>
    <w:p w14:paraId="43FD9C16" w14:textId="227E9804" w:rsidR="001F3F71" w:rsidRPr="00195913" w:rsidRDefault="004C6680" w:rsidP="00461124">
      <w:pPr>
        <w:spacing w:line="360" w:lineRule="auto"/>
        <w:rPr>
          <w:rFonts w:ascii="Times New Roman" w:hAnsi="Times New Roman" w:cs="Times New Roman"/>
          <w:color w:val="auto"/>
          <w:sz w:val="24"/>
          <w:szCs w:val="24"/>
        </w:rPr>
      </w:pPr>
      <w:r w:rsidRPr="00195913">
        <w:rPr>
          <w:rFonts w:ascii="Times New Roman" w:hAnsi="Times New Roman" w:cs="Times New Roman"/>
          <w:color w:val="auto"/>
          <w:sz w:val="24"/>
          <w:szCs w:val="24"/>
        </w:rPr>
        <w:tab/>
      </w:r>
      <w:r w:rsidR="001F3F71" w:rsidRPr="00195913">
        <w:rPr>
          <w:rFonts w:ascii="Times New Roman" w:hAnsi="Times New Roman" w:cs="Times New Roman"/>
          <w:color w:val="auto"/>
          <w:sz w:val="24"/>
          <w:szCs w:val="24"/>
        </w:rPr>
        <w:t xml:space="preserve">1.4 </w:t>
      </w:r>
      <w:r w:rsidR="001F3F71" w:rsidRPr="00195913">
        <w:rPr>
          <w:rFonts w:ascii="Times New Roman" w:hAnsi="Times New Roman" w:cs="Times New Roman"/>
          <w:color w:val="auto"/>
          <w:sz w:val="24"/>
          <w:szCs w:val="24"/>
        </w:rPr>
        <w:tab/>
        <w:t xml:space="preserve">Methodology </w:t>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C2440B">
        <w:rPr>
          <w:rFonts w:ascii="Times New Roman" w:hAnsi="Times New Roman" w:cs="Times New Roman"/>
          <w:color w:val="auto"/>
          <w:sz w:val="24"/>
          <w:szCs w:val="24"/>
        </w:rPr>
        <w:tab/>
      </w:r>
      <w:r w:rsidR="001F3F71" w:rsidRPr="00195913">
        <w:rPr>
          <w:rFonts w:ascii="Times New Roman" w:hAnsi="Times New Roman" w:cs="Times New Roman"/>
          <w:color w:val="auto"/>
          <w:sz w:val="24"/>
          <w:szCs w:val="24"/>
        </w:rPr>
        <w:t>6</w:t>
      </w:r>
    </w:p>
    <w:p w14:paraId="7359CB89" w14:textId="44ED126A" w:rsidR="001F3F71" w:rsidRPr="00195913" w:rsidRDefault="004C6680" w:rsidP="00461124">
      <w:pPr>
        <w:spacing w:line="360" w:lineRule="auto"/>
        <w:rPr>
          <w:rFonts w:ascii="Times New Roman" w:hAnsi="Times New Roman" w:cs="Times New Roman"/>
          <w:sz w:val="24"/>
          <w:szCs w:val="24"/>
        </w:rPr>
      </w:pPr>
      <w:r w:rsidRPr="00195913">
        <w:rPr>
          <w:rFonts w:ascii="Times New Roman" w:hAnsi="Times New Roman" w:cs="Times New Roman"/>
          <w:color w:val="auto"/>
          <w:sz w:val="24"/>
          <w:szCs w:val="24"/>
        </w:rPr>
        <w:tab/>
      </w:r>
      <w:r w:rsidR="00354DEC" w:rsidRPr="00195913">
        <w:rPr>
          <w:rFonts w:ascii="Times New Roman" w:hAnsi="Times New Roman" w:cs="Times New Roman"/>
          <w:color w:val="auto"/>
          <w:sz w:val="24"/>
          <w:szCs w:val="24"/>
        </w:rPr>
        <w:t>1.5</w:t>
      </w:r>
      <w:r w:rsidR="001F3F71" w:rsidRPr="00195913">
        <w:rPr>
          <w:rFonts w:ascii="Times New Roman" w:hAnsi="Times New Roman" w:cs="Times New Roman"/>
          <w:color w:val="auto"/>
          <w:sz w:val="24"/>
          <w:szCs w:val="24"/>
        </w:rPr>
        <w:tab/>
      </w:r>
      <w:r w:rsidR="00195913">
        <w:rPr>
          <w:rFonts w:ascii="Times New Roman" w:hAnsi="Times New Roman" w:cs="Times New Roman"/>
          <w:color w:val="auto"/>
          <w:sz w:val="24"/>
          <w:szCs w:val="24"/>
        </w:rPr>
        <w:t xml:space="preserve">Organization </w:t>
      </w:r>
      <w:r w:rsidR="001F3F71" w:rsidRPr="00195913">
        <w:rPr>
          <w:rFonts w:ascii="Times New Roman" w:hAnsi="Times New Roman" w:cs="Times New Roman"/>
          <w:color w:val="auto"/>
          <w:sz w:val="24"/>
          <w:szCs w:val="24"/>
        </w:rPr>
        <w:t xml:space="preserve">of </w:t>
      </w:r>
      <w:r w:rsidR="00195913">
        <w:rPr>
          <w:rFonts w:ascii="Times New Roman" w:hAnsi="Times New Roman" w:cs="Times New Roman"/>
          <w:color w:val="auto"/>
          <w:sz w:val="24"/>
          <w:szCs w:val="24"/>
        </w:rPr>
        <w:t xml:space="preserve">the </w:t>
      </w:r>
      <w:r w:rsidR="00703867" w:rsidRPr="00195913">
        <w:rPr>
          <w:rFonts w:ascii="Times New Roman" w:hAnsi="Times New Roman" w:cs="Times New Roman"/>
          <w:color w:val="auto"/>
          <w:sz w:val="24"/>
          <w:szCs w:val="24"/>
        </w:rPr>
        <w:t>Project</w:t>
      </w:r>
      <w:r w:rsidR="001F3F71" w:rsidRPr="00195913">
        <w:rPr>
          <w:rFonts w:ascii="Times New Roman" w:hAnsi="Times New Roman" w:cs="Times New Roman"/>
          <w:color w:val="auto"/>
          <w:sz w:val="24"/>
          <w:szCs w:val="24"/>
        </w:rPr>
        <w:t xml:space="preserv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3F045E" w:rsidRPr="00195913">
        <w:rPr>
          <w:rFonts w:ascii="Times New Roman" w:hAnsi="Times New Roman" w:cs="Times New Roman"/>
          <w:sz w:val="24"/>
          <w:szCs w:val="24"/>
        </w:rPr>
        <w:t>8</w:t>
      </w:r>
    </w:p>
    <w:p w14:paraId="3AE4743F" w14:textId="70EEFACB" w:rsidR="009577D4" w:rsidRPr="00195913" w:rsidRDefault="001F3F71"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CHAPTER TWO</w:t>
      </w:r>
      <w:r w:rsidR="009577D4" w:rsidRPr="00195913">
        <w:rPr>
          <w:rFonts w:ascii="Times New Roman" w:hAnsi="Times New Roman" w:cs="Times New Roman"/>
          <w:b/>
          <w:sz w:val="24"/>
          <w:szCs w:val="24"/>
        </w:rPr>
        <w:t xml:space="preserve"> </w:t>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t>10</w:t>
      </w:r>
    </w:p>
    <w:p w14:paraId="56E234EA" w14:textId="778B6B24" w:rsidR="001F3F71" w:rsidRPr="00195913" w:rsidRDefault="009577D4"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2.0</w:t>
      </w:r>
      <w:r w:rsidRPr="00195913">
        <w:rPr>
          <w:rFonts w:ascii="Times New Roman" w:hAnsi="Times New Roman" w:cs="Times New Roman"/>
          <w:b/>
          <w:sz w:val="24"/>
          <w:szCs w:val="24"/>
        </w:rPr>
        <w:tab/>
      </w:r>
      <w:r w:rsidR="001F3F71" w:rsidRPr="00195913">
        <w:rPr>
          <w:rFonts w:ascii="Times New Roman" w:hAnsi="Times New Roman" w:cs="Times New Roman"/>
          <w:b/>
          <w:sz w:val="24"/>
          <w:szCs w:val="24"/>
        </w:rPr>
        <w:t>LITERATURE REVIEW</w:t>
      </w:r>
      <w:r w:rsidRPr="00195913">
        <w:rPr>
          <w:rFonts w:ascii="Times New Roman" w:hAnsi="Times New Roman" w:cs="Times New Roman"/>
          <w:b/>
          <w:sz w:val="24"/>
          <w:szCs w:val="24"/>
        </w:rPr>
        <w:t xml:space="preserve"> </w:t>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t>10</w:t>
      </w:r>
    </w:p>
    <w:p w14:paraId="3F14CF72" w14:textId="335CA2C2" w:rsidR="001F3F71"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87605A" w:rsidRPr="00195913">
        <w:rPr>
          <w:rFonts w:ascii="Times New Roman" w:hAnsi="Times New Roman" w:cs="Times New Roman"/>
          <w:sz w:val="24"/>
          <w:szCs w:val="24"/>
        </w:rPr>
        <w:t xml:space="preserve">2.1 </w:t>
      </w:r>
      <w:r w:rsidR="0087605A" w:rsidRPr="00195913">
        <w:rPr>
          <w:rFonts w:ascii="Times New Roman" w:hAnsi="Times New Roman" w:cs="Times New Roman"/>
          <w:sz w:val="24"/>
          <w:szCs w:val="24"/>
        </w:rPr>
        <w:tab/>
      </w:r>
      <w:r w:rsidR="00195913">
        <w:rPr>
          <w:rFonts w:ascii="Times New Roman" w:hAnsi="Times New Roman" w:cs="Times New Roman"/>
          <w:sz w:val="24"/>
          <w:szCs w:val="24"/>
        </w:rPr>
        <w:t xml:space="preserve">The Concept </w:t>
      </w:r>
      <w:proofErr w:type="gramStart"/>
      <w:r w:rsidR="00195913">
        <w:rPr>
          <w:rFonts w:ascii="Times New Roman" w:hAnsi="Times New Roman" w:cs="Times New Roman"/>
          <w:sz w:val="24"/>
          <w:szCs w:val="24"/>
        </w:rPr>
        <w:t xml:space="preserve">of </w:t>
      </w:r>
      <w:r w:rsidR="0087605A" w:rsidRPr="00195913">
        <w:rPr>
          <w:rFonts w:ascii="Times New Roman" w:hAnsi="Times New Roman" w:cs="Times New Roman"/>
          <w:sz w:val="24"/>
          <w:szCs w:val="24"/>
        </w:rPr>
        <w:t xml:space="preserve"> </w:t>
      </w:r>
      <w:r w:rsidR="00195913" w:rsidRPr="00195913">
        <w:rPr>
          <w:rFonts w:ascii="Times New Roman" w:hAnsi="Times New Roman" w:cs="Times New Roman"/>
          <w:sz w:val="24"/>
          <w:szCs w:val="24"/>
        </w:rPr>
        <w:t>Human</w:t>
      </w:r>
      <w:proofErr w:type="gramEnd"/>
      <w:r w:rsidR="00195913" w:rsidRPr="00195913">
        <w:rPr>
          <w:rFonts w:ascii="Times New Roman" w:hAnsi="Times New Roman" w:cs="Times New Roman"/>
          <w:sz w:val="24"/>
          <w:szCs w:val="24"/>
        </w:rPr>
        <w:t xml:space="preserve"> Resource Management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87605A" w:rsidRPr="00195913">
        <w:rPr>
          <w:rFonts w:ascii="Times New Roman" w:hAnsi="Times New Roman" w:cs="Times New Roman"/>
          <w:sz w:val="24"/>
          <w:szCs w:val="24"/>
        </w:rPr>
        <w:t>1</w:t>
      </w:r>
      <w:r w:rsidR="00401641" w:rsidRPr="00195913">
        <w:rPr>
          <w:rFonts w:ascii="Times New Roman" w:hAnsi="Times New Roman" w:cs="Times New Roman"/>
          <w:sz w:val="24"/>
          <w:szCs w:val="24"/>
        </w:rPr>
        <w:t>0</w:t>
      </w:r>
    </w:p>
    <w:p w14:paraId="1C672B79" w14:textId="304CE1D9" w:rsidR="0087605A"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87605A" w:rsidRPr="00195913">
        <w:rPr>
          <w:rFonts w:ascii="Times New Roman" w:hAnsi="Times New Roman" w:cs="Times New Roman"/>
          <w:sz w:val="24"/>
          <w:szCs w:val="24"/>
        </w:rPr>
        <w:t>2.2</w:t>
      </w:r>
      <w:r w:rsidR="0087605A" w:rsidRPr="00195913">
        <w:rPr>
          <w:rFonts w:ascii="Times New Roman" w:hAnsi="Times New Roman" w:cs="Times New Roman"/>
          <w:sz w:val="24"/>
          <w:szCs w:val="24"/>
        </w:rPr>
        <w:tab/>
      </w:r>
      <w:r w:rsidR="003F045E" w:rsidRPr="00195913">
        <w:rPr>
          <w:rFonts w:ascii="Times New Roman" w:hAnsi="Times New Roman" w:cs="Times New Roman"/>
          <w:sz w:val="24"/>
          <w:szCs w:val="24"/>
        </w:rPr>
        <w:t xml:space="preserve">Review of </w:t>
      </w:r>
      <w:r w:rsidR="0087605A" w:rsidRPr="00195913">
        <w:rPr>
          <w:rFonts w:ascii="Times New Roman" w:hAnsi="Times New Roman" w:cs="Times New Roman"/>
          <w:sz w:val="24"/>
          <w:szCs w:val="24"/>
        </w:rPr>
        <w:t>Human Resour</w:t>
      </w:r>
      <w:r w:rsidR="00401641" w:rsidRPr="00195913">
        <w:rPr>
          <w:rFonts w:ascii="Times New Roman" w:hAnsi="Times New Roman" w:cs="Times New Roman"/>
          <w:sz w:val="24"/>
          <w:szCs w:val="24"/>
        </w:rPr>
        <w:t xml:space="preserve">ce Management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401641" w:rsidRPr="00195913">
        <w:rPr>
          <w:rFonts w:ascii="Times New Roman" w:hAnsi="Times New Roman" w:cs="Times New Roman"/>
          <w:sz w:val="24"/>
          <w:szCs w:val="24"/>
        </w:rPr>
        <w:t>10</w:t>
      </w:r>
    </w:p>
    <w:p w14:paraId="3CFB7961" w14:textId="63D4B624" w:rsidR="0087605A"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87605A" w:rsidRPr="00195913">
        <w:rPr>
          <w:rFonts w:ascii="Times New Roman" w:hAnsi="Times New Roman" w:cs="Times New Roman"/>
          <w:sz w:val="24"/>
          <w:szCs w:val="24"/>
        </w:rPr>
        <w:t>2.2.1</w:t>
      </w:r>
      <w:r w:rsidR="0087605A" w:rsidRPr="00195913">
        <w:rPr>
          <w:rFonts w:ascii="Times New Roman" w:hAnsi="Times New Roman" w:cs="Times New Roman"/>
          <w:sz w:val="24"/>
          <w:szCs w:val="24"/>
        </w:rPr>
        <w:tab/>
      </w:r>
      <w:r w:rsidR="003F045E" w:rsidRPr="00195913">
        <w:rPr>
          <w:rFonts w:ascii="Times New Roman" w:hAnsi="Times New Roman" w:cs="Times New Roman"/>
          <w:sz w:val="24"/>
          <w:szCs w:val="24"/>
        </w:rPr>
        <w:t>HRM practices in the pre-technological era</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401641" w:rsidRPr="00195913">
        <w:rPr>
          <w:rFonts w:ascii="Times New Roman" w:hAnsi="Times New Roman" w:cs="Times New Roman"/>
          <w:sz w:val="24"/>
          <w:szCs w:val="24"/>
        </w:rPr>
        <w:t>1</w:t>
      </w:r>
      <w:r w:rsidR="003F045E" w:rsidRPr="00195913">
        <w:rPr>
          <w:rFonts w:ascii="Times New Roman" w:hAnsi="Times New Roman" w:cs="Times New Roman"/>
          <w:sz w:val="24"/>
          <w:szCs w:val="24"/>
        </w:rPr>
        <w:t>4</w:t>
      </w:r>
    </w:p>
    <w:p w14:paraId="166C4F77" w14:textId="1EF3EFFF" w:rsidR="0087605A"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lastRenderedPageBreak/>
        <w:tab/>
      </w:r>
      <w:r w:rsidRPr="00195913">
        <w:rPr>
          <w:rFonts w:ascii="Times New Roman" w:hAnsi="Times New Roman" w:cs="Times New Roman"/>
          <w:sz w:val="24"/>
          <w:szCs w:val="24"/>
        </w:rPr>
        <w:tab/>
      </w:r>
      <w:r w:rsidR="0087605A" w:rsidRPr="00195913">
        <w:rPr>
          <w:rFonts w:ascii="Times New Roman" w:hAnsi="Times New Roman" w:cs="Times New Roman"/>
          <w:sz w:val="24"/>
          <w:szCs w:val="24"/>
        </w:rPr>
        <w:t>2.2.2</w:t>
      </w:r>
      <w:r w:rsidR="0087605A" w:rsidRPr="00195913">
        <w:rPr>
          <w:rFonts w:ascii="Times New Roman" w:hAnsi="Times New Roman" w:cs="Times New Roman"/>
          <w:sz w:val="24"/>
          <w:szCs w:val="24"/>
        </w:rPr>
        <w:tab/>
      </w:r>
      <w:r w:rsidR="003F045E" w:rsidRPr="00195913">
        <w:rPr>
          <w:rFonts w:ascii="Times New Roman" w:hAnsi="Times New Roman" w:cs="Times New Roman"/>
          <w:sz w:val="24"/>
          <w:szCs w:val="24"/>
        </w:rPr>
        <w:t xml:space="preserve">Transition of HRM to Electronic HRM (E-HRM)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3F045E" w:rsidRPr="00195913">
        <w:rPr>
          <w:rFonts w:ascii="Times New Roman" w:hAnsi="Times New Roman" w:cs="Times New Roman"/>
          <w:sz w:val="24"/>
          <w:szCs w:val="24"/>
        </w:rPr>
        <w:t>25</w:t>
      </w:r>
    </w:p>
    <w:p w14:paraId="543137CF" w14:textId="3C528470" w:rsidR="0087605A"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87605A" w:rsidRPr="00195913">
        <w:rPr>
          <w:rFonts w:ascii="Times New Roman" w:hAnsi="Times New Roman" w:cs="Times New Roman"/>
          <w:sz w:val="24"/>
          <w:szCs w:val="24"/>
        </w:rPr>
        <w:t>2.2.3</w:t>
      </w:r>
      <w:r w:rsidR="0087605A" w:rsidRPr="00195913">
        <w:rPr>
          <w:rFonts w:ascii="Times New Roman" w:hAnsi="Times New Roman" w:cs="Times New Roman"/>
          <w:sz w:val="24"/>
          <w:szCs w:val="24"/>
        </w:rPr>
        <w:tab/>
      </w:r>
      <w:r w:rsidR="003F045E" w:rsidRPr="00195913">
        <w:rPr>
          <w:rFonts w:ascii="Times New Roman" w:hAnsi="Times New Roman" w:cs="Times New Roman"/>
          <w:sz w:val="24"/>
          <w:szCs w:val="24"/>
        </w:rPr>
        <w:t xml:space="preserve">E-HRM Activities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401641" w:rsidRPr="00195913">
        <w:rPr>
          <w:rFonts w:ascii="Times New Roman" w:hAnsi="Times New Roman" w:cs="Times New Roman"/>
          <w:sz w:val="24"/>
          <w:szCs w:val="24"/>
        </w:rPr>
        <w:t>3</w:t>
      </w:r>
      <w:r w:rsidR="003F045E" w:rsidRPr="00195913">
        <w:rPr>
          <w:rFonts w:ascii="Times New Roman" w:hAnsi="Times New Roman" w:cs="Times New Roman"/>
          <w:sz w:val="24"/>
          <w:szCs w:val="24"/>
        </w:rPr>
        <w:t>0</w:t>
      </w:r>
    </w:p>
    <w:p w14:paraId="784E8CAB" w14:textId="20B57921" w:rsidR="0087605A"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87605A" w:rsidRPr="00195913">
        <w:rPr>
          <w:rFonts w:ascii="Times New Roman" w:hAnsi="Times New Roman" w:cs="Times New Roman"/>
          <w:sz w:val="24"/>
          <w:szCs w:val="24"/>
        </w:rPr>
        <w:t>2.3</w:t>
      </w:r>
      <w:r w:rsidR="0087605A" w:rsidRPr="00195913">
        <w:rPr>
          <w:rFonts w:ascii="Times New Roman" w:hAnsi="Times New Roman" w:cs="Times New Roman"/>
          <w:sz w:val="24"/>
          <w:szCs w:val="24"/>
        </w:rPr>
        <w:tab/>
      </w:r>
      <w:r w:rsidR="003F045E" w:rsidRPr="00195913">
        <w:rPr>
          <w:rFonts w:ascii="Times New Roman" w:hAnsi="Times New Roman" w:cs="Times New Roman"/>
          <w:sz w:val="24"/>
          <w:szCs w:val="24"/>
        </w:rPr>
        <w:t>Location Based Services and Evolution of Electronic Monitoring</w:t>
      </w:r>
      <w:r w:rsidR="00C2440B">
        <w:rPr>
          <w:rFonts w:ascii="Times New Roman" w:hAnsi="Times New Roman" w:cs="Times New Roman"/>
          <w:sz w:val="24"/>
          <w:szCs w:val="24"/>
        </w:rPr>
        <w:tab/>
      </w:r>
      <w:r w:rsidR="003F045E" w:rsidRPr="00195913">
        <w:rPr>
          <w:rFonts w:ascii="Times New Roman" w:hAnsi="Times New Roman" w:cs="Times New Roman"/>
          <w:sz w:val="24"/>
          <w:szCs w:val="24"/>
        </w:rPr>
        <w:t>34</w:t>
      </w:r>
    </w:p>
    <w:p w14:paraId="178C7EDB" w14:textId="70584948" w:rsidR="0087605A"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87605A" w:rsidRPr="00195913">
        <w:rPr>
          <w:rFonts w:ascii="Times New Roman" w:hAnsi="Times New Roman" w:cs="Times New Roman"/>
          <w:sz w:val="24"/>
          <w:szCs w:val="24"/>
        </w:rPr>
        <w:t>2.4</w:t>
      </w:r>
      <w:r w:rsidR="0087605A" w:rsidRPr="00195913">
        <w:rPr>
          <w:rFonts w:ascii="Times New Roman" w:hAnsi="Times New Roman" w:cs="Times New Roman"/>
          <w:sz w:val="24"/>
          <w:szCs w:val="24"/>
        </w:rPr>
        <w:tab/>
      </w:r>
      <w:r w:rsidR="005A295F" w:rsidRPr="00195913">
        <w:rPr>
          <w:rFonts w:ascii="Times New Roman" w:hAnsi="Times New Roman" w:cs="Times New Roman"/>
          <w:sz w:val="24"/>
          <w:szCs w:val="24"/>
        </w:rPr>
        <w:t>Positioning Techniques and Systems</w:t>
      </w:r>
      <w:r w:rsidR="0087605A" w:rsidRPr="00195913">
        <w:rPr>
          <w:rFonts w:ascii="Times New Roman" w:hAnsi="Times New Roman" w:cs="Times New Roman"/>
          <w:sz w:val="24"/>
          <w:szCs w:val="24"/>
        </w:rPr>
        <w:t xml:space="preserv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5A295F" w:rsidRPr="00195913">
        <w:rPr>
          <w:rFonts w:ascii="Times New Roman" w:hAnsi="Times New Roman" w:cs="Times New Roman"/>
          <w:sz w:val="24"/>
          <w:szCs w:val="24"/>
        </w:rPr>
        <w:t>48</w:t>
      </w:r>
    </w:p>
    <w:p w14:paraId="0F1632D1" w14:textId="51B85336" w:rsidR="0087605A"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87605A" w:rsidRPr="00195913">
        <w:rPr>
          <w:rFonts w:ascii="Times New Roman" w:hAnsi="Times New Roman" w:cs="Times New Roman"/>
          <w:sz w:val="24"/>
          <w:szCs w:val="24"/>
        </w:rPr>
        <w:t>2.5</w:t>
      </w:r>
      <w:r w:rsidR="0087605A" w:rsidRPr="00195913">
        <w:rPr>
          <w:rFonts w:ascii="Times New Roman" w:hAnsi="Times New Roman" w:cs="Times New Roman"/>
          <w:sz w:val="24"/>
          <w:szCs w:val="24"/>
        </w:rPr>
        <w:tab/>
      </w:r>
      <w:r w:rsidR="005A295F" w:rsidRPr="00195913">
        <w:rPr>
          <w:rFonts w:ascii="Times New Roman" w:hAnsi="Times New Roman" w:cs="Times New Roman"/>
          <w:sz w:val="24"/>
          <w:szCs w:val="24"/>
        </w:rPr>
        <w:t>Review of Radio Frequency Identification (RFID) Technology</w:t>
      </w:r>
      <w:r w:rsidR="00C2440B">
        <w:rPr>
          <w:rFonts w:ascii="Times New Roman" w:hAnsi="Times New Roman" w:cs="Times New Roman"/>
          <w:sz w:val="24"/>
          <w:szCs w:val="24"/>
        </w:rPr>
        <w:tab/>
      </w:r>
      <w:r w:rsidR="005A295F" w:rsidRPr="00195913">
        <w:rPr>
          <w:rFonts w:ascii="Times New Roman" w:hAnsi="Times New Roman" w:cs="Times New Roman"/>
          <w:sz w:val="24"/>
          <w:szCs w:val="24"/>
        </w:rPr>
        <w:t>64</w:t>
      </w:r>
    </w:p>
    <w:p w14:paraId="61A841C2" w14:textId="33E416E5" w:rsidR="0087605A"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9221FC" w:rsidRPr="00195913">
        <w:rPr>
          <w:rFonts w:ascii="Times New Roman" w:hAnsi="Times New Roman" w:cs="Times New Roman"/>
          <w:sz w:val="24"/>
          <w:szCs w:val="24"/>
        </w:rPr>
        <w:t>2.5.1</w:t>
      </w:r>
      <w:r w:rsidR="009221FC" w:rsidRPr="00195913">
        <w:rPr>
          <w:rFonts w:ascii="Times New Roman" w:hAnsi="Times New Roman" w:cs="Times New Roman"/>
          <w:sz w:val="24"/>
          <w:szCs w:val="24"/>
        </w:rPr>
        <w:tab/>
      </w:r>
      <w:r w:rsidR="005A295F" w:rsidRPr="00195913">
        <w:rPr>
          <w:rFonts w:ascii="Times New Roman" w:hAnsi="Times New Roman" w:cs="Times New Roman"/>
          <w:sz w:val="24"/>
          <w:szCs w:val="24"/>
        </w:rPr>
        <w:t>RFID Components</w:t>
      </w:r>
      <w:r w:rsidRPr="00195913">
        <w:rPr>
          <w:rFonts w:ascii="Times New Roman" w:hAnsi="Times New Roman" w:cs="Times New Roman"/>
          <w:sz w:val="24"/>
          <w:szCs w:val="24"/>
        </w:rPr>
        <w:t xml:space="preserv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401641" w:rsidRPr="00195913">
        <w:rPr>
          <w:rFonts w:ascii="Times New Roman" w:hAnsi="Times New Roman" w:cs="Times New Roman"/>
          <w:sz w:val="24"/>
          <w:szCs w:val="24"/>
        </w:rPr>
        <w:tab/>
      </w:r>
      <w:r w:rsidR="005A295F" w:rsidRPr="00195913">
        <w:rPr>
          <w:rFonts w:ascii="Times New Roman" w:hAnsi="Times New Roman" w:cs="Times New Roman"/>
          <w:sz w:val="24"/>
          <w:szCs w:val="24"/>
        </w:rPr>
        <w:t>66</w:t>
      </w:r>
    </w:p>
    <w:p w14:paraId="0EEF9469" w14:textId="18C1E545" w:rsidR="009221FC"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9221FC" w:rsidRPr="00195913">
        <w:rPr>
          <w:rFonts w:ascii="Times New Roman" w:hAnsi="Times New Roman" w:cs="Times New Roman"/>
          <w:sz w:val="24"/>
          <w:szCs w:val="24"/>
        </w:rPr>
        <w:t>2.5.2</w:t>
      </w:r>
      <w:r w:rsidR="009221FC" w:rsidRPr="00195913">
        <w:rPr>
          <w:rFonts w:ascii="Times New Roman" w:hAnsi="Times New Roman" w:cs="Times New Roman"/>
          <w:sz w:val="24"/>
          <w:szCs w:val="24"/>
        </w:rPr>
        <w:tab/>
      </w:r>
      <w:r w:rsidR="005A295F" w:rsidRPr="00195913">
        <w:rPr>
          <w:rFonts w:ascii="Times New Roman" w:hAnsi="Times New Roman" w:cs="Times New Roman"/>
          <w:sz w:val="24"/>
          <w:szCs w:val="24"/>
        </w:rPr>
        <w:t xml:space="preserve">RFID Standards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5A295F" w:rsidRPr="00195913">
        <w:rPr>
          <w:rFonts w:ascii="Times New Roman" w:hAnsi="Times New Roman" w:cs="Times New Roman"/>
          <w:sz w:val="24"/>
          <w:szCs w:val="24"/>
        </w:rPr>
        <w:t>70</w:t>
      </w:r>
    </w:p>
    <w:p w14:paraId="181D26F6" w14:textId="3CFB1FE5" w:rsidR="009221FC"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9221FC" w:rsidRPr="00195913">
        <w:rPr>
          <w:rFonts w:ascii="Times New Roman" w:hAnsi="Times New Roman" w:cs="Times New Roman"/>
          <w:sz w:val="24"/>
          <w:szCs w:val="24"/>
        </w:rPr>
        <w:t>2.6</w:t>
      </w:r>
      <w:r w:rsidR="009221FC" w:rsidRPr="00195913">
        <w:rPr>
          <w:rFonts w:ascii="Times New Roman" w:hAnsi="Times New Roman" w:cs="Times New Roman"/>
          <w:sz w:val="24"/>
          <w:szCs w:val="24"/>
        </w:rPr>
        <w:tab/>
      </w:r>
      <w:r w:rsidR="005A295F" w:rsidRPr="00195913">
        <w:rPr>
          <w:rFonts w:ascii="Times New Roman" w:hAnsi="Times New Roman" w:cs="Times New Roman"/>
          <w:sz w:val="24"/>
          <w:szCs w:val="24"/>
        </w:rPr>
        <w:t>Global Positioning System (GPS)</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5A295F" w:rsidRPr="00195913">
        <w:rPr>
          <w:rFonts w:ascii="Times New Roman" w:hAnsi="Times New Roman" w:cs="Times New Roman"/>
          <w:sz w:val="24"/>
          <w:szCs w:val="24"/>
        </w:rPr>
        <w:t>76</w:t>
      </w:r>
    </w:p>
    <w:p w14:paraId="3E9B3B9E" w14:textId="0E84E727" w:rsidR="005A295F"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5A295F" w:rsidRPr="00195913">
        <w:rPr>
          <w:rFonts w:ascii="Times New Roman" w:hAnsi="Times New Roman" w:cs="Times New Roman"/>
          <w:sz w:val="24"/>
          <w:szCs w:val="24"/>
        </w:rPr>
        <w:t>2.7</w:t>
      </w:r>
      <w:r w:rsidR="005A295F" w:rsidRPr="00195913">
        <w:rPr>
          <w:rFonts w:ascii="Times New Roman" w:hAnsi="Times New Roman" w:cs="Times New Roman"/>
          <w:sz w:val="24"/>
          <w:szCs w:val="24"/>
        </w:rPr>
        <w:tab/>
      </w:r>
      <w:r w:rsidR="00C915A2" w:rsidRPr="00195913">
        <w:rPr>
          <w:rFonts w:ascii="Times New Roman" w:hAnsi="Times New Roman" w:cs="Times New Roman"/>
          <w:sz w:val="24"/>
          <w:szCs w:val="24"/>
        </w:rPr>
        <w:t xml:space="preserve">Smart Workplace Technologies and Internet of Things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915A2" w:rsidRPr="00195913">
        <w:rPr>
          <w:rFonts w:ascii="Times New Roman" w:hAnsi="Times New Roman" w:cs="Times New Roman"/>
          <w:sz w:val="24"/>
          <w:szCs w:val="24"/>
        </w:rPr>
        <w:t>85</w:t>
      </w:r>
    </w:p>
    <w:p w14:paraId="591B3550" w14:textId="085ED156" w:rsidR="00C915A2"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C915A2" w:rsidRPr="00195913">
        <w:rPr>
          <w:rFonts w:ascii="Times New Roman" w:hAnsi="Times New Roman" w:cs="Times New Roman"/>
          <w:sz w:val="24"/>
          <w:szCs w:val="24"/>
        </w:rPr>
        <w:t>2.8</w:t>
      </w:r>
      <w:r w:rsidR="00C915A2" w:rsidRPr="00195913">
        <w:rPr>
          <w:rFonts w:ascii="Times New Roman" w:hAnsi="Times New Roman" w:cs="Times New Roman"/>
          <w:sz w:val="24"/>
          <w:szCs w:val="24"/>
        </w:rPr>
        <w:tab/>
        <w:t xml:space="preserve">Review of existing tracking systems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915A2" w:rsidRPr="00195913">
        <w:rPr>
          <w:rFonts w:ascii="Times New Roman" w:hAnsi="Times New Roman" w:cs="Times New Roman"/>
          <w:sz w:val="24"/>
          <w:szCs w:val="24"/>
        </w:rPr>
        <w:t>86</w:t>
      </w:r>
    </w:p>
    <w:p w14:paraId="14F614D9" w14:textId="05A3F7FF" w:rsidR="009577D4" w:rsidRPr="00195913" w:rsidRDefault="00916B1D"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 xml:space="preserve">CHAPTER THREE </w:t>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t>117</w:t>
      </w:r>
    </w:p>
    <w:p w14:paraId="316C624A" w14:textId="6DA46889" w:rsidR="009221FC" w:rsidRPr="00195913" w:rsidRDefault="009577D4"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3.0</w:t>
      </w:r>
      <w:r w:rsidRPr="00195913">
        <w:rPr>
          <w:rFonts w:ascii="Times New Roman" w:hAnsi="Times New Roman" w:cs="Times New Roman"/>
          <w:b/>
          <w:sz w:val="24"/>
          <w:szCs w:val="24"/>
        </w:rPr>
        <w:tab/>
        <w:t xml:space="preserve">METHODOLOGY </w:t>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p>
    <w:p w14:paraId="26039032" w14:textId="51445890" w:rsidR="009221FC"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9221FC" w:rsidRPr="00195913">
        <w:rPr>
          <w:rFonts w:ascii="Times New Roman" w:hAnsi="Times New Roman" w:cs="Times New Roman"/>
          <w:sz w:val="24"/>
          <w:szCs w:val="24"/>
        </w:rPr>
        <w:t xml:space="preserve">3.1 </w:t>
      </w:r>
      <w:r w:rsidR="00112533" w:rsidRPr="00195913">
        <w:rPr>
          <w:rFonts w:ascii="Times New Roman" w:hAnsi="Times New Roman" w:cs="Times New Roman"/>
          <w:sz w:val="24"/>
          <w:szCs w:val="24"/>
        </w:rPr>
        <w:tab/>
      </w:r>
      <w:r w:rsidRPr="00195913">
        <w:rPr>
          <w:rFonts w:ascii="Times New Roman" w:hAnsi="Times New Roman" w:cs="Times New Roman"/>
          <w:sz w:val="24"/>
          <w:szCs w:val="24"/>
        </w:rPr>
        <w:t xml:space="preserve">Overview of the </w:t>
      </w:r>
      <w:r w:rsidR="000370B1">
        <w:rPr>
          <w:rFonts w:ascii="Times New Roman" w:hAnsi="Times New Roman" w:cs="Times New Roman"/>
          <w:sz w:val="24"/>
          <w:szCs w:val="24"/>
        </w:rPr>
        <w:t>Model/Method/Algorithm</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915A2" w:rsidRPr="00195913">
        <w:rPr>
          <w:rFonts w:ascii="Times New Roman" w:hAnsi="Times New Roman" w:cs="Times New Roman"/>
          <w:sz w:val="24"/>
          <w:szCs w:val="24"/>
        </w:rPr>
        <w:t>117</w:t>
      </w:r>
    </w:p>
    <w:p w14:paraId="1F87D0BB" w14:textId="6C53A643" w:rsidR="000370B1" w:rsidRPr="00195913" w:rsidRDefault="000370B1" w:rsidP="00461124">
      <w:pPr>
        <w:spacing w:line="360" w:lineRule="auto"/>
        <w:rPr>
          <w:rFonts w:ascii="Times New Roman" w:hAnsi="Times New Roman" w:cs="Times New Roman"/>
          <w:sz w:val="24"/>
          <w:szCs w:val="24"/>
        </w:rPr>
      </w:pPr>
      <w:r>
        <w:rPr>
          <w:rFonts w:ascii="Times New Roman" w:hAnsi="Times New Roman" w:cs="Times New Roman"/>
          <w:sz w:val="24"/>
          <w:szCs w:val="24"/>
        </w:rPr>
        <w:tab/>
      </w:r>
      <w:r w:rsidRPr="000370B1">
        <w:rPr>
          <w:rFonts w:ascii="Times New Roman" w:hAnsi="Times New Roman" w:cs="Times New Roman"/>
          <w:sz w:val="24"/>
          <w:szCs w:val="24"/>
        </w:rPr>
        <w:t xml:space="preserve">3.2 </w:t>
      </w:r>
      <w:r>
        <w:rPr>
          <w:rFonts w:ascii="Times New Roman" w:hAnsi="Times New Roman" w:cs="Times New Roman"/>
          <w:sz w:val="24"/>
          <w:szCs w:val="24"/>
        </w:rPr>
        <w:tab/>
      </w:r>
      <w:r w:rsidRPr="000370B1">
        <w:rPr>
          <w:rFonts w:ascii="Times New Roman" w:hAnsi="Times New Roman" w:cs="Times New Roman"/>
          <w:sz w:val="24"/>
          <w:szCs w:val="24"/>
        </w:rPr>
        <w:t>Mathematical Representation</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Pr>
          <w:rFonts w:ascii="Times New Roman" w:hAnsi="Times New Roman" w:cs="Times New Roman"/>
          <w:sz w:val="24"/>
          <w:szCs w:val="24"/>
        </w:rPr>
        <w:t>117</w:t>
      </w:r>
    </w:p>
    <w:p w14:paraId="71BF836F" w14:textId="41C0335E" w:rsidR="0018697B"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18697B" w:rsidRPr="00195913">
        <w:rPr>
          <w:rFonts w:ascii="Times New Roman" w:hAnsi="Times New Roman" w:cs="Times New Roman"/>
          <w:sz w:val="24"/>
          <w:szCs w:val="24"/>
        </w:rPr>
        <w:t>3.</w:t>
      </w:r>
      <w:r w:rsidR="000370B1">
        <w:rPr>
          <w:rFonts w:ascii="Times New Roman" w:hAnsi="Times New Roman" w:cs="Times New Roman"/>
          <w:sz w:val="24"/>
          <w:szCs w:val="24"/>
        </w:rPr>
        <w:t>3</w:t>
      </w:r>
      <w:r w:rsidR="0018697B" w:rsidRPr="00195913">
        <w:rPr>
          <w:rFonts w:ascii="Times New Roman" w:hAnsi="Times New Roman" w:cs="Times New Roman"/>
          <w:sz w:val="24"/>
          <w:szCs w:val="24"/>
        </w:rPr>
        <w:t xml:space="preserve"> </w:t>
      </w:r>
      <w:r w:rsidR="0018697B" w:rsidRPr="00195913">
        <w:rPr>
          <w:rFonts w:ascii="Times New Roman" w:hAnsi="Times New Roman" w:cs="Times New Roman"/>
          <w:sz w:val="24"/>
          <w:szCs w:val="24"/>
        </w:rPr>
        <w:tab/>
      </w:r>
      <w:r w:rsidR="00401641" w:rsidRPr="00195913">
        <w:rPr>
          <w:rFonts w:ascii="Times New Roman" w:hAnsi="Times New Roman" w:cs="Times New Roman"/>
          <w:sz w:val="24"/>
          <w:szCs w:val="24"/>
        </w:rPr>
        <w:t>System</w:t>
      </w:r>
      <w:r w:rsidR="000370B1" w:rsidRPr="000370B1">
        <w:rPr>
          <w:rFonts w:ascii="Times New Roman" w:hAnsi="Times New Roman" w:cs="Times New Roman"/>
          <w:sz w:val="24"/>
          <w:szCs w:val="24"/>
        </w:rPr>
        <w:t xml:space="preserve"> </w:t>
      </w:r>
      <w:r w:rsidR="000370B1" w:rsidRPr="00195913">
        <w:rPr>
          <w:rFonts w:ascii="Times New Roman" w:hAnsi="Times New Roman" w:cs="Times New Roman"/>
          <w:sz w:val="24"/>
          <w:szCs w:val="24"/>
        </w:rPr>
        <w:t>Architecture</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915A2" w:rsidRPr="00195913">
        <w:rPr>
          <w:rFonts w:ascii="Times New Roman" w:hAnsi="Times New Roman" w:cs="Times New Roman"/>
          <w:sz w:val="24"/>
          <w:szCs w:val="24"/>
        </w:rPr>
        <w:t>117</w:t>
      </w:r>
    </w:p>
    <w:p w14:paraId="5B223F25" w14:textId="409D5753" w:rsidR="00820947"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820947" w:rsidRPr="00195913">
        <w:rPr>
          <w:rFonts w:ascii="Times New Roman" w:hAnsi="Times New Roman" w:cs="Times New Roman"/>
          <w:sz w:val="24"/>
          <w:szCs w:val="24"/>
        </w:rPr>
        <w:t>3.</w:t>
      </w:r>
      <w:r w:rsidR="000370B1">
        <w:rPr>
          <w:rFonts w:ascii="Times New Roman" w:hAnsi="Times New Roman" w:cs="Times New Roman"/>
          <w:sz w:val="24"/>
          <w:szCs w:val="24"/>
        </w:rPr>
        <w:t>4</w:t>
      </w:r>
      <w:r w:rsidR="00820947" w:rsidRPr="00195913">
        <w:rPr>
          <w:rFonts w:ascii="Times New Roman" w:hAnsi="Times New Roman" w:cs="Times New Roman"/>
          <w:sz w:val="24"/>
          <w:szCs w:val="24"/>
        </w:rPr>
        <w:tab/>
      </w:r>
      <w:r w:rsidR="00C915A2" w:rsidRPr="00195913">
        <w:rPr>
          <w:rFonts w:ascii="Times New Roman" w:hAnsi="Times New Roman" w:cs="Times New Roman"/>
          <w:sz w:val="24"/>
          <w:szCs w:val="24"/>
        </w:rPr>
        <w:t xml:space="preserve">HR and Organization Database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915A2" w:rsidRPr="00195913">
        <w:rPr>
          <w:rFonts w:ascii="Times New Roman" w:hAnsi="Times New Roman" w:cs="Times New Roman"/>
          <w:sz w:val="24"/>
          <w:szCs w:val="24"/>
        </w:rPr>
        <w:t>119</w:t>
      </w:r>
    </w:p>
    <w:p w14:paraId="4BDD582A" w14:textId="73378725" w:rsidR="00820947"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820947" w:rsidRPr="00195913">
        <w:rPr>
          <w:rFonts w:ascii="Times New Roman" w:hAnsi="Times New Roman" w:cs="Times New Roman"/>
          <w:sz w:val="24"/>
          <w:szCs w:val="24"/>
        </w:rPr>
        <w:t>3.</w:t>
      </w:r>
      <w:r w:rsidR="000370B1">
        <w:rPr>
          <w:rFonts w:ascii="Times New Roman" w:hAnsi="Times New Roman" w:cs="Times New Roman"/>
          <w:sz w:val="24"/>
          <w:szCs w:val="24"/>
        </w:rPr>
        <w:t>4</w:t>
      </w:r>
      <w:r w:rsidR="00820947" w:rsidRPr="00195913">
        <w:rPr>
          <w:rFonts w:ascii="Times New Roman" w:hAnsi="Times New Roman" w:cs="Times New Roman"/>
          <w:sz w:val="24"/>
          <w:szCs w:val="24"/>
        </w:rPr>
        <w:t>.1</w:t>
      </w:r>
      <w:r w:rsidR="00820947" w:rsidRPr="00195913">
        <w:rPr>
          <w:rFonts w:ascii="Times New Roman" w:hAnsi="Times New Roman" w:cs="Times New Roman"/>
          <w:sz w:val="24"/>
          <w:szCs w:val="24"/>
        </w:rPr>
        <w:tab/>
      </w:r>
      <w:r w:rsidR="00C915A2" w:rsidRPr="00195913">
        <w:rPr>
          <w:rFonts w:ascii="Times New Roman" w:hAnsi="Times New Roman" w:cs="Times New Roman"/>
          <w:sz w:val="24"/>
          <w:szCs w:val="24"/>
        </w:rPr>
        <w:t xml:space="preserve">HR Personnel Biodata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915A2" w:rsidRPr="00195913">
        <w:rPr>
          <w:rFonts w:ascii="Times New Roman" w:hAnsi="Times New Roman" w:cs="Times New Roman"/>
          <w:sz w:val="24"/>
          <w:szCs w:val="24"/>
        </w:rPr>
        <w:t>119</w:t>
      </w:r>
    </w:p>
    <w:p w14:paraId="058C286A" w14:textId="626238EC" w:rsidR="00820947"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820947" w:rsidRPr="00195913">
        <w:rPr>
          <w:rFonts w:ascii="Times New Roman" w:hAnsi="Times New Roman" w:cs="Times New Roman"/>
          <w:sz w:val="24"/>
          <w:szCs w:val="24"/>
        </w:rPr>
        <w:t>3.</w:t>
      </w:r>
      <w:r w:rsidR="000370B1">
        <w:rPr>
          <w:rFonts w:ascii="Times New Roman" w:hAnsi="Times New Roman" w:cs="Times New Roman"/>
          <w:sz w:val="24"/>
          <w:szCs w:val="24"/>
        </w:rPr>
        <w:t>4</w:t>
      </w:r>
      <w:r w:rsidR="00820947" w:rsidRPr="00195913">
        <w:rPr>
          <w:rFonts w:ascii="Times New Roman" w:hAnsi="Times New Roman" w:cs="Times New Roman"/>
          <w:sz w:val="24"/>
          <w:szCs w:val="24"/>
        </w:rPr>
        <w:t>.2</w:t>
      </w:r>
      <w:r w:rsidR="00820947" w:rsidRPr="00195913">
        <w:rPr>
          <w:rFonts w:ascii="Times New Roman" w:hAnsi="Times New Roman" w:cs="Times New Roman"/>
          <w:sz w:val="24"/>
          <w:szCs w:val="24"/>
        </w:rPr>
        <w:tab/>
      </w:r>
      <w:r w:rsidR="00C915A2" w:rsidRPr="00195913">
        <w:rPr>
          <w:rFonts w:ascii="Times New Roman" w:hAnsi="Times New Roman" w:cs="Times New Roman"/>
          <w:sz w:val="24"/>
          <w:szCs w:val="24"/>
        </w:rPr>
        <w:t>Organization Buildings</w:t>
      </w:r>
      <w:r w:rsidR="007A533E" w:rsidRPr="00195913">
        <w:rPr>
          <w:rFonts w:ascii="Times New Roman" w:hAnsi="Times New Roman" w:cs="Times New Roman"/>
          <w:sz w:val="24"/>
          <w:szCs w:val="24"/>
        </w:rPr>
        <w:t xml:space="preserve"> </w:t>
      </w:r>
      <w:r w:rsidR="00C915A2" w:rsidRPr="00195913">
        <w:rPr>
          <w:rFonts w:ascii="Times New Roman" w:hAnsi="Times New Roman" w:cs="Times New Roman"/>
          <w:sz w:val="24"/>
          <w:szCs w:val="24"/>
        </w:rPr>
        <w:t>and Fixed Locations</w:t>
      </w:r>
      <w:r w:rsidR="007A533E" w:rsidRPr="00195913">
        <w:rPr>
          <w:rFonts w:ascii="Times New Roman" w:hAnsi="Times New Roman" w:cs="Times New Roman"/>
          <w:sz w:val="24"/>
          <w:szCs w:val="24"/>
        </w:rPr>
        <w:t xml:space="preserv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915A2" w:rsidRPr="00195913">
        <w:rPr>
          <w:rFonts w:ascii="Times New Roman" w:hAnsi="Times New Roman" w:cs="Times New Roman"/>
          <w:sz w:val="24"/>
          <w:szCs w:val="24"/>
        </w:rPr>
        <w:t>119</w:t>
      </w:r>
    </w:p>
    <w:p w14:paraId="4AB9946A" w14:textId="5BFFEDD8" w:rsidR="00C915A2"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C915A2" w:rsidRPr="00195913">
        <w:rPr>
          <w:rFonts w:ascii="Times New Roman" w:hAnsi="Times New Roman" w:cs="Times New Roman"/>
          <w:sz w:val="24"/>
          <w:szCs w:val="24"/>
        </w:rPr>
        <w:t>3.</w:t>
      </w:r>
      <w:r w:rsidR="000370B1">
        <w:rPr>
          <w:rFonts w:ascii="Times New Roman" w:hAnsi="Times New Roman" w:cs="Times New Roman"/>
          <w:sz w:val="24"/>
          <w:szCs w:val="24"/>
        </w:rPr>
        <w:t>4</w:t>
      </w:r>
      <w:r w:rsidR="00C915A2" w:rsidRPr="00195913">
        <w:rPr>
          <w:rFonts w:ascii="Times New Roman" w:hAnsi="Times New Roman" w:cs="Times New Roman"/>
          <w:sz w:val="24"/>
          <w:szCs w:val="24"/>
        </w:rPr>
        <w:t>.3</w:t>
      </w:r>
      <w:r w:rsidR="00C915A2" w:rsidRPr="00195913">
        <w:rPr>
          <w:rFonts w:ascii="Times New Roman" w:hAnsi="Times New Roman" w:cs="Times New Roman"/>
          <w:sz w:val="24"/>
          <w:szCs w:val="24"/>
        </w:rPr>
        <w:tab/>
        <w:t xml:space="preserve">Electronic devices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915A2" w:rsidRPr="00195913">
        <w:rPr>
          <w:rFonts w:ascii="Times New Roman" w:hAnsi="Times New Roman" w:cs="Times New Roman"/>
          <w:sz w:val="24"/>
          <w:szCs w:val="24"/>
        </w:rPr>
        <w:t>120</w:t>
      </w:r>
    </w:p>
    <w:p w14:paraId="6CF72639" w14:textId="2EF5D4B0" w:rsidR="00820947"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820947" w:rsidRPr="00195913">
        <w:rPr>
          <w:rFonts w:ascii="Times New Roman" w:hAnsi="Times New Roman" w:cs="Times New Roman"/>
          <w:sz w:val="24"/>
          <w:szCs w:val="24"/>
        </w:rPr>
        <w:t>3.</w:t>
      </w:r>
      <w:r w:rsidR="000370B1">
        <w:rPr>
          <w:rFonts w:ascii="Times New Roman" w:hAnsi="Times New Roman" w:cs="Times New Roman"/>
          <w:sz w:val="24"/>
          <w:szCs w:val="24"/>
        </w:rPr>
        <w:t>5</w:t>
      </w:r>
      <w:r w:rsidR="00820947" w:rsidRPr="00195913">
        <w:rPr>
          <w:rFonts w:ascii="Times New Roman" w:hAnsi="Times New Roman" w:cs="Times New Roman"/>
          <w:sz w:val="24"/>
          <w:szCs w:val="24"/>
        </w:rPr>
        <w:tab/>
      </w:r>
      <w:r w:rsidR="00C915A2" w:rsidRPr="00195913">
        <w:rPr>
          <w:rFonts w:ascii="Times New Roman" w:hAnsi="Times New Roman" w:cs="Times New Roman"/>
          <w:sz w:val="24"/>
          <w:szCs w:val="24"/>
        </w:rPr>
        <w:t xml:space="preserve">Localization and Positioning Data Generation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162960" w:rsidRPr="00195913">
        <w:rPr>
          <w:rFonts w:ascii="Times New Roman" w:hAnsi="Times New Roman" w:cs="Times New Roman"/>
          <w:sz w:val="24"/>
          <w:szCs w:val="24"/>
        </w:rPr>
        <w:t>120</w:t>
      </w:r>
    </w:p>
    <w:p w14:paraId="44EDBA88" w14:textId="14023C99" w:rsidR="00162960"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162960" w:rsidRPr="00195913">
        <w:rPr>
          <w:rFonts w:ascii="Times New Roman" w:hAnsi="Times New Roman" w:cs="Times New Roman"/>
          <w:sz w:val="24"/>
          <w:szCs w:val="24"/>
        </w:rPr>
        <w:t>3.</w:t>
      </w:r>
      <w:r w:rsidR="000370B1">
        <w:rPr>
          <w:rFonts w:ascii="Times New Roman" w:hAnsi="Times New Roman" w:cs="Times New Roman"/>
          <w:sz w:val="24"/>
          <w:szCs w:val="24"/>
        </w:rPr>
        <w:t>5</w:t>
      </w:r>
      <w:r w:rsidR="00162960" w:rsidRPr="00195913">
        <w:rPr>
          <w:rFonts w:ascii="Times New Roman" w:hAnsi="Times New Roman" w:cs="Times New Roman"/>
          <w:sz w:val="24"/>
          <w:szCs w:val="24"/>
        </w:rPr>
        <w:t>.1</w:t>
      </w:r>
      <w:r w:rsidR="00162960" w:rsidRPr="00195913">
        <w:rPr>
          <w:rFonts w:ascii="Times New Roman" w:hAnsi="Times New Roman" w:cs="Times New Roman"/>
          <w:sz w:val="24"/>
          <w:szCs w:val="24"/>
        </w:rPr>
        <w:tab/>
        <w:t xml:space="preserve">Indoor positioning estimation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162960" w:rsidRPr="00195913">
        <w:rPr>
          <w:rFonts w:ascii="Times New Roman" w:hAnsi="Times New Roman" w:cs="Times New Roman"/>
          <w:sz w:val="24"/>
          <w:szCs w:val="24"/>
        </w:rPr>
        <w:t>121</w:t>
      </w:r>
    </w:p>
    <w:p w14:paraId="0F201610" w14:textId="3F9F24B1" w:rsidR="00162960"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162960" w:rsidRPr="00195913">
        <w:rPr>
          <w:rFonts w:ascii="Times New Roman" w:hAnsi="Times New Roman" w:cs="Times New Roman"/>
          <w:sz w:val="24"/>
          <w:szCs w:val="24"/>
        </w:rPr>
        <w:t>3.</w:t>
      </w:r>
      <w:r w:rsidR="000370B1">
        <w:rPr>
          <w:rFonts w:ascii="Times New Roman" w:hAnsi="Times New Roman" w:cs="Times New Roman"/>
          <w:sz w:val="24"/>
          <w:szCs w:val="24"/>
        </w:rPr>
        <w:t>5</w:t>
      </w:r>
      <w:r w:rsidR="00162960" w:rsidRPr="00195913">
        <w:rPr>
          <w:rFonts w:ascii="Times New Roman" w:hAnsi="Times New Roman" w:cs="Times New Roman"/>
          <w:sz w:val="24"/>
          <w:szCs w:val="24"/>
        </w:rPr>
        <w:t>.2</w:t>
      </w:r>
      <w:r w:rsidR="00162960" w:rsidRPr="00195913">
        <w:rPr>
          <w:rFonts w:ascii="Times New Roman" w:hAnsi="Times New Roman" w:cs="Times New Roman"/>
          <w:sz w:val="24"/>
          <w:szCs w:val="24"/>
        </w:rPr>
        <w:tab/>
        <w:t xml:space="preserve">Outdoor Positioning Estimation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162960" w:rsidRPr="00195913">
        <w:rPr>
          <w:rFonts w:ascii="Times New Roman" w:hAnsi="Times New Roman" w:cs="Times New Roman"/>
          <w:sz w:val="24"/>
          <w:szCs w:val="24"/>
        </w:rPr>
        <w:t>127</w:t>
      </w:r>
    </w:p>
    <w:p w14:paraId="7D2D90E5" w14:textId="2C7396DE" w:rsidR="00162960"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162960" w:rsidRPr="00195913">
        <w:rPr>
          <w:rFonts w:ascii="Times New Roman" w:hAnsi="Times New Roman" w:cs="Times New Roman"/>
          <w:sz w:val="24"/>
          <w:szCs w:val="24"/>
        </w:rPr>
        <w:t>3.</w:t>
      </w:r>
      <w:r w:rsidR="000370B1">
        <w:rPr>
          <w:rFonts w:ascii="Times New Roman" w:hAnsi="Times New Roman" w:cs="Times New Roman"/>
          <w:sz w:val="24"/>
          <w:szCs w:val="24"/>
        </w:rPr>
        <w:t>5</w:t>
      </w:r>
      <w:r w:rsidR="00162960" w:rsidRPr="00195913">
        <w:rPr>
          <w:rFonts w:ascii="Times New Roman" w:hAnsi="Times New Roman" w:cs="Times New Roman"/>
          <w:sz w:val="24"/>
          <w:szCs w:val="24"/>
        </w:rPr>
        <w:t>.3</w:t>
      </w:r>
      <w:r w:rsidR="00162960" w:rsidRPr="00195913">
        <w:rPr>
          <w:rFonts w:ascii="Times New Roman" w:hAnsi="Times New Roman" w:cs="Times New Roman"/>
          <w:sz w:val="24"/>
          <w:szCs w:val="24"/>
        </w:rPr>
        <w:tab/>
        <w:t xml:space="preserve">Multi Camera Surveillance System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162960" w:rsidRPr="00195913">
        <w:rPr>
          <w:rFonts w:ascii="Times New Roman" w:hAnsi="Times New Roman" w:cs="Times New Roman"/>
          <w:sz w:val="24"/>
          <w:szCs w:val="24"/>
        </w:rPr>
        <w:t>134</w:t>
      </w:r>
    </w:p>
    <w:p w14:paraId="0B67AC52" w14:textId="4530C262" w:rsidR="00162960"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lastRenderedPageBreak/>
        <w:tab/>
      </w:r>
      <w:r w:rsidRPr="00195913">
        <w:rPr>
          <w:rFonts w:ascii="Times New Roman" w:hAnsi="Times New Roman" w:cs="Times New Roman"/>
          <w:sz w:val="24"/>
          <w:szCs w:val="24"/>
        </w:rPr>
        <w:tab/>
      </w:r>
      <w:r w:rsidR="00162960" w:rsidRPr="00195913">
        <w:rPr>
          <w:rFonts w:ascii="Times New Roman" w:hAnsi="Times New Roman" w:cs="Times New Roman"/>
          <w:sz w:val="24"/>
          <w:szCs w:val="24"/>
        </w:rPr>
        <w:t>3.</w:t>
      </w:r>
      <w:r w:rsidR="000370B1">
        <w:rPr>
          <w:rFonts w:ascii="Times New Roman" w:hAnsi="Times New Roman" w:cs="Times New Roman"/>
          <w:sz w:val="24"/>
          <w:szCs w:val="24"/>
        </w:rPr>
        <w:t>5</w:t>
      </w:r>
      <w:r w:rsidR="00162960" w:rsidRPr="00195913">
        <w:rPr>
          <w:rFonts w:ascii="Times New Roman" w:hAnsi="Times New Roman" w:cs="Times New Roman"/>
          <w:sz w:val="24"/>
          <w:szCs w:val="24"/>
        </w:rPr>
        <w:t>.4</w:t>
      </w:r>
      <w:r w:rsidR="00162960" w:rsidRPr="00195913">
        <w:rPr>
          <w:rFonts w:ascii="Times New Roman" w:hAnsi="Times New Roman" w:cs="Times New Roman"/>
          <w:sz w:val="24"/>
          <w:szCs w:val="24"/>
        </w:rPr>
        <w:tab/>
        <w:t xml:space="preserve">Signals-denied areas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162960" w:rsidRPr="00195913">
        <w:rPr>
          <w:rFonts w:ascii="Times New Roman" w:hAnsi="Times New Roman" w:cs="Times New Roman"/>
          <w:sz w:val="24"/>
          <w:szCs w:val="24"/>
        </w:rPr>
        <w:t>137</w:t>
      </w:r>
    </w:p>
    <w:p w14:paraId="61342F0A" w14:textId="1CBDEF8E" w:rsidR="00162960"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162960" w:rsidRPr="00195913">
        <w:rPr>
          <w:rFonts w:ascii="Times New Roman" w:hAnsi="Times New Roman" w:cs="Times New Roman"/>
          <w:sz w:val="24"/>
          <w:szCs w:val="24"/>
        </w:rPr>
        <w:t>3.</w:t>
      </w:r>
      <w:r w:rsidR="000370B1">
        <w:rPr>
          <w:rFonts w:ascii="Times New Roman" w:hAnsi="Times New Roman" w:cs="Times New Roman"/>
          <w:sz w:val="24"/>
          <w:szCs w:val="24"/>
        </w:rPr>
        <w:t>5</w:t>
      </w:r>
      <w:r w:rsidR="00162960" w:rsidRPr="00195913">
        <w:rPr>
          <w:rFonts w:ascii="Times New Roman" w:hAnsi="Times New Roman" w:cs="Times New Roman"/>
          <w:sz w:val="24"/>
          <w:szCs w:val="24"/>
        </w:rPr>
        <w:t>.5</w:t>
      </w:r>
      <w:r w:rsidR="00162960" w:rsidRPr="00195913">
        <w:rPr>
          <w:rFonts w:ascii="Times New Roman" w:hAnsi="Times New Roman" w:cs="Times New Roman"/>
          <w:sz w:val="24"/>
          <w:szCs w:val="24"/>
        </w:rPr>
        <w:tab/>
        <w:t xml:space="preserve">Microcontroller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162960" w:rsidRPr="00195913">
        <w:rPr>
          <w:rFonts w:ascii="Times New Roman" w:hAnsi="Times New Roman" w:cs="Times New Roman"/>
          <w:sz w:val="24"/>
          <w:szCs w:val="24"/>
        </w:rPr>
        <w:t>137</w:t>
      </w:r>
    </w:p>
    <w:p w14:paraId="326820EB" w14:textId="19CE58DC" w:rsidR="00162960" w:rsidRPr="00195913" w:rsidRDefault="009577D4"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162960" w:rsidRPr="00195913">
        <w:rPr>
          <w:rFonts w:ascii="Times New Roman" w:hAnsi="Times New Roman" w:cs="Times New Roman"/>
          <w:sz w:val="24"/>
          <w:szCs w:val="24"/>
        </w:rPr>
        <w:t>3.</w:t>
      </w:r>
      <w:r w:rsidR="000370B1">
        <w:rPr>
          <w:rFonts w:ascii="Times New Roman" w:hAnsi="Times New Roman" w:cs="Times New Roman"/>
          <w:sz w:val="24"/>
          <w:szCs w:val="24"/>
        </w:rPr>
        <w:t>5</w:t>
      </w:r>
      <w:r w:rsidR="00162960" w:rsidRPr="00195913">
        <w:rPr>
          <w:rFonts w:ascii="Times New Roman" w:hAnsi="Times New Roman" w:cs="Times New Roman"/>
          <w:sz w:val="24"/>
          <w:szCs w:val="24"/>
        </w:rPr>
        <w:t>.6</w:t>
      </w:r>
      <w:r w:rsidR="00162960" w:rsidRPr="00195913">
        <w:rPr>
          <w:rFonts w:ascii="Times New Roman" w:hAnsi="Times New Roman" w:cs="Times New Roman"/>
          <w:sz w:val="24"/>
          <w:szCs w:val="24"/>
        </w:rPr>
        <w:tab/>
      </w:r>
      <w:r w:rsidR="00BC6B70" w:rsidRPr="00195913">
        <w:rPr>
          <w:rFonts w:ascii="Times New Roman" w:hAnsi="Times New Roman" w:cs="Times New Roman"/>
          <w:sz w:val="24"/>
          <w:szCs w:val="24"/>
        </w:rPr>
        <w:t xml:space="preserve">GPRS, UMTS and LTE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BC6B70" w:rsidRPr="00195913">
        <w:rPr>
          <w:rFonts w:ascii="Times New Roman" w:hAnsi="Times New Roman" w:cs="Times New Roman"/>
          <w:sz w:val="24"/>
          <w:szCs w:val="24"/>
        </w:rPr>
        <w:t>138</w:t>
      </w:r>
    </w:p>
    <w:p w14:paraId="36C0D722" w14:textId="74CF95F2" w:rsidR="00BC6B70" w:rsidRPr="00195913" w:rsidRDefault="007A533E"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BC6B70" w:rsidRPr="00195913">
        <w:rPr>
          <w:rFonts w:ascii="Times New Roman" w:hAnsi="Times New Roman" w:cs="Times New Roman"/>
          <w:sz w:val="24"/>
          <w:szCs w:val="24"/>
        </w:rPr>
        <w:t>3.5</w:t>
      </w:r>
      <w:r w:rsidR="00BC6B70" w:rsidRPr="00195913">
        <w:rPr>
          <w:rFonts w:ascii="Times New Roman" w:hAnsi="Times New Roman" w:cs="Times New Roman"/>
          <w:sz w:val="24"/>
          <w:szCs w:val="24"/>
        </w:rPr>
        <w:tab/>
        <w:t xml:space="preserve">Hybrid Location Engine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BC6B70" w:rsidRPr="00195913">
        <w:rPr>
          <w:rFonts w:ascii="Times New Roman" w:hAnsi="Times New Roman" w:cs="Times New Roman"/>
          <w:sz w:val="24"/>
          <w:szCs w:val="24"/>
        </w:rPr>
        <w:t>139</w:t>
      </w:r>
    </w:p>
    <w:p w14:paraId="2B9E6E64" w14:textId="1F80A648" w:rsidR="00BC6B70" w:rsidRPr="00195913" w:rsidRDefault="007A533E"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BC6B70" w:rsidRPr="00195913">
        <w:rPr>
          <w:rFonts w:ascii="Times New Roman" w:hAnsi="Times New Roman" w:cs="Times New Roman"/>
          <w:sz w:val="24"/>
          <w:szCs w:val="24"/>
        </w:rPr>
        <w:t>3.5.1</w:t>
      </w:r>
      <w:r w:rsidR="00BC6B70" w:rsidRPr="00195913">
        <w:rPr>
          <w:rFonts w:ascii="Times New Roman" w:hAnsi="Times New Roman" w:cs="Times New Roman"/>
          <w:sz w:val="24"/>
          <w:szCs w:val="24"/>
        </w:rPr>
        <w:tab/>
        <w:t xml:space="preserve">Kalman filtering of hybridized system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BC6B70" w:rsidRPr="00195913">
        <w:rPr>
          <w:rFonts w:ascii="Times New Roman" w:hAnsi="Times New Roman" w:cs="Times New Roman"/>
          <w:sz w:val="24"/>
          <w:szCs w:val="24"/>
        </w:rPr>
        <w:t>145</w:t>
      </w:r>
    </w:p>
    <w:p w14:paraId="3583B2FD" w14:textId="7FD3A1F7" w:rsidR="00BC6B70" w:rsidRPr="00195913" w:rsidRDefault="007A533E"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BC6B70" w:rsidRPr="00195913">
        <w:rPr>
          <w:rFonts w:ascii="Times New Roman" w:hAnsi="Times New Roman" w:cs="Times New Roman"/>
          <w:sz w:val="24"/>
          <w:szCs w:val="24"/>
        </w:rPr>
        <w:t>3.5.2</w:t>
      </w:r>
      <w:r w:rsidR="00BC6B70" w:rsidRPr="00195913">
        <w:rPr>
          <w:rFonts w:ascii="Times New Roman" w:hAnsi="Times New Roman" w:cs="Times New Roman"/>
          <w:sz w:val="24"/>
          <w:szCs w:val="24"/>
        </w:rPr>
        <w:tab/>
        <w:t xml:space="preserve">Error filtering and correction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BC6B70" w:rsidRPr="00195913">
        <w:rPr>
          <w:rFonts w:ascii="Times New Roman" w:hAnsi="Times New Roman" w:cs="Times New Roman"/>
          <w:sz w:val="24"/>
          <w:szCs w:val="24"/>
        </w:rPr>
        <w:t>147</w:t>
      </w:r>
    </w:p>
    <w:p w14:paraId="22A8267C" w14:textId="0A371672" w:rsidR="007A533E" w:rsidRPr="00195913" w:rsidRDefault="00820947"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CHAPTER FOUR</w:t>
      </w:r>
      <w:r w:rsidR="007A533E" w:rsidRPr="00195913">
        <w:rPr>
          <w:rFonts w:ascii="Times New Roman" w:hAnsi="Times New Roman" w:cs="Times New Roman"/>
          <w:b/>
          <w:sz w:val="24"/>
          <w:szCs w:val="24"/>
        </w:rPr>
        <w:t xml:space="preserve"> </w:t>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r>
      <w:r w:rsidR="00C2440B">
        <w:rPr>
          <w:rFonts w:ascii="Times New Roman" w:hAnsi="Times New Roman" w:cs="Times New Roman"/>
          <w:b/>
          <w:sz w:val="24"/>
          <w:szCs w:val="24"/>
        </w:rPr>
        <w:tab/>
        <w:t>149</w:t>
      </w:r>
    </w:p>
    <w:p w14:paraId="60824FFE" w14:textId="46610D28" w:rsidR="00820947" w:rsidRPr="00195913" w:rsidRDefault="00B57C60"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4.0</w:t>
      </w:r>
      <w:r w:rsidRPr="00195913">
        <w:rPr>
          <w:rFonts w:ascii="Times New Roman" w:hAnsi="Times New Roman" w:cs="Times New Roman"/>
          <w:b/>
          <w:sz w:val="24"/>
          <w:szCs w:val="24"/>
        </w:rPr>
        <w:tab/>
      </w:r>
      <w:r w:rsidR="007A533E" w:rsidRPr="00195913">
        <w:rPr>
          <w:rFonts w:ascii="Times New Roman" w:hAnsi="Times New Roman" w:cs="Times New Roman"/>
          <w:b/>
          <w:sz w:val="24"/>
          <w:szCs w:val="24"/>
        </w:rPr>
        <w:t>IMPLEMENTATION</w:t>
      </w:r>
      <w:r w:rsidRPr="00195913">
        <w:rPr>
          <w:rFonts w:ascii="Times New Roman" w:hAnsi="Times New Roman" w:cs="Times New Roman"/>
          <w:b/>
          <w:sz w:val="24"/>
          <w:szCs w:val="24"/>
        </w:rPr>
        <w:t xml:space="preserve">, RESULTS AND DISCUSSIONS </w:t>
      </w:r>
      <w:r w:rsidR="00C2440B">
        <w:rPr>
          <w:rFonts w:ascii="Times New Roman" w:hAnsi="Times New Roman" w:cs="Times New Roman"/>
          <w:b/>
          <w:sz w:val="24"/>
          <w:szCs w:val="24"/>
        </w:rPr>
        <w:tab/>
      </w:r>
      <w:r w:rsidR="00C2440B">
        <w:rPr>
          <w:rFonts w:ascii="Times New Roman" w:hAnsi="Times New Roman" w:cs="Times New Roman"/>
          <w:b/>
          <w:sz w:val="24"/>
          <w:szCs w:val="24"/>
        </w:rPr>
        <w:tab/>
        <w:t>149</w:t>
      </w:r>
    </w:p>
    <w:p w14:paraId="0243A3B6" w14:textId="0E6C059C" w:rsidR="00820947" w:rsidRPr="00195913" w:rsidRDefault="00B57C60"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820947" w:rsidRPr="00195913">
        <w:rPr>
          <w:rFonts w:ascii="Times New Roman" w:hAnsi="Times New Roman" w:cs="Times New Roman"/>
          <w:sz w:val="24"/>
          <w:szCs w:val="24"/>
        </w:rPr>
        <w:t>4.1</w:t>
      </w:r>
      <w:r w:rsidR="00820947" w:rsidRPr="00195913">
        <w:rPr>
          <w:rFonts w:ascii="Times New Roman" w:hAnsi="Times New Roman" w:cs="Times New Roman"/>
          <w:sz w:val="24"/>
          <w:szCs w:val="24"/>
        </w:rPr>
        <w:tab/>
      </w:r>
      <w:r w:rsidRPr="00195913">
        <w:rPr>
          <w:rFonts w:ascii="Times New Roman" w:hAnsi="Times New Roman" w:cs="Times New Roman"/>
          <w:sz w:val="24"/>
          <w:szCs w:val="24"/>
        </w:rPr>
        <w:t xml:space="preserve">Overview of the Chapter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BC6B70" w:rsidRPr="00195913">
        <w:rPr>
          <w:rFonts w:ascii="Times New Roman" w:hAnsi="Times New Roman" w:cs="Times New Roman"/>
          <w:sz w:val="24"/>
          <w:szCs w:val="24"/>
        </w:rPr>
        <w:t>149</w:t>
      </w:r>
    </w:p>
    <w:p w14:paraId="77EC27D3" w14:textId="1C112D5F" w:rsidR="00354DEC" w:rsidRPr="00195913" w:rsidRDefault="00B57C60"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4D36E4" w:rsidRPr="00195913">
        <w:rPr>
          <w:rFonts w:ascii="Times New Roman" w:hAnsi="Times New Roman" w:cs="Times New Roman"/>
          <w:sz w:val="24"/>
          <w:szCs w:val="24"/>
        </w:rPr>
        <w:t>4.2</w:t>
      </w:r>
      <w:r w:rsidR="004D36E4" w:rsidRPr="00195913">
        <w:rPr>
          <w:rFonts w:ascii="Times New Roman" w:hAnsi="Times New Roman" w:cs="Times New Roman"/>
          <w:sz w:val="24"/>
          <w:szCs w:val="24"/>
        </w:rPr>
        <w:tab/>
      </w:r>
      <w:r w:rsidR="00354DEC" w:rsidRPr="00195913">
        <w:rPr>
          <w:rFonts w:ascii="Times New Roman" w:hAnsi="Times New Roman" w:cs="Times New Roman"/>
          <w:sz w:val="24"/>
          <w:szCs w:val="24"/>
        </w:rPr>
        <w:t>System Req</w:t>
      </w:r>
      <w:r w:rsidR="00401641" w:rsidRPr="00195913">
        <w:rPr>
          <w:rFonts w:ascii="Times New Roman" w:hAnsi="Times New Roman" w:cs="Times New Roman"/>
          <w:sz w:val="24"/>
          <w:szCs w:val="24"/>
        </w:rPr>
        <w:t xml:space="preserve">uirements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DE5BD6" w:rsidRPr="00195913">
        <w:rPr>
          <w:rFonts w:ascii="Times New Roman" w:hAnsi="Times New Roman" w:cs="Times New Roman"/>
          <w:sz w:val="24"/>
          <w:szCs w:val="24"/>
        </w:rPr>
        <w:t>149</w:t>
      </w:r>
    </w:p>
    <w:p w14:paraId="39C0B806" w14:textId="033760EB" w:rsidR="00820947" w:rsidRPr="00195913" w:rsidRDefault="00B57C60"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354DEC" w:rsidRPr="00195913">
        <w:rPr>
          <w:rFonts w:ascii="Times New Roman" w:hAnsi="Times New Roman" w:cs="Times New Roman"/>
          <w:sz w:val="24"/>
          <w:szCs w:val="24"/>
        </w:rPr>
        <w:t>4.3</w:t>
      </w:r>
      <w:r w:rsidR="00354DEC" w:rsidRPr="00195913">
        <w:rPr>
          <w:rFonts w:ascii="Times New Roman" w:hAnsi="Times New Roman" w:cs="Times New Roman"/>
          <w:sz w:val="24"/>
          <w:szCs w:val="24"/>
        </w:rPr>
        <w:tab/>
      </w:r>
      <w:r w:rsidR="004D36E4" w:rsidRPr="00195913">
        <w:rPr>
          <w:rFonts w:ascii="Times New Roman" w:hAnsi="Times New Roman" w:cs="Times New Roman"/>
          <w:sz w:val="24"/>
          <w:szCs w:val="24"/>
        </w:rPr>
        <w:t>Experiment</w:t>
      </w:r>
      <w:r w:rsidR="0071556B" w:rsidRPr="00195913">
        <w:rPr>
          <w:rFonts w:ascii="Times New Roman" w:hAnsi="Times New Roman" w:cs="Times New Roman"/>
          <w:sz w:val="24"/>
          <w:szCs w:val="24"/>
        </w:rPr>
        <w:t xml:space="preserve">al setup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D21C6" w:rsidRPr="00195913">
        <w:rPr>
          <w:rFonts w:ascii="Times New Roman" w:hAnsi="Times New Roman" w:cs="Times New Roman"/>
          <w:sz w:val="24"/>
          <w:szCs w:val="24"/>
        </w:rPr>
        <w:t>53</w:t>
      </w:r>
    </w:p>
    <w:p w14:paraId="31609E04" w14:textId="479E0B3B" w:rsidR="004D36E4" w:rsidRPr="00195913" w:rsidRDefault="0078262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71556B" w:rsidRPr="00195913">
        <w:rPr>
          <w:rFonts w:ascii="Times New Roman" w:hAnsi="Times New Roman" w:cs="Times New Roman"/>
          <w:sz w:val="24"/>
          <w:szCs w:val="24"/>
        </w:rPr>
        <w:t>4.4</w:t>
      </w:r>
      <w:r w:rsidR="004D36E4" w:rsidRPr="00195913">
        <w:rPr>
          <w:rFonts w:ascii="Times New Roman" w:hAnsi="Times New Roman" w:cs="Times New Roman"/>
          <w:sz w:val="24"/>
          <w:szCs w:val="24"/>
        </w:rPr>
        <w:t xml:space="preserve"> </w:t>
      </w:r>
      <w:r w:rsidR="004D36E4" w:rsidRPr="00195913">
        <w:rPr>
          <w:rFonts w:ascii="Times New Roman" w:hAnsi="Times New Roman" w:cs="Times New Roman"/>
          <w:sz w:val="24"/>
          <w:szCs w:val="24"/>
        </w:rPr>
        <w:tab/>
      </w:r>
      <w:r w:rsidR="0071556B" w:rsidRPr="00195913">
        <w:rPr>
          <w:rFonts w:ascii="Times New Roman" w:hAnsi="Times New Roman" w:cs="Times New Roman"/>
          <w:sz w:val="24"/>
          <w:szCs w:val="24"/>
        </w:rPr>
        <w:t>System Imple</w:t>
      </w:r>
      <w:r w:rsidR="00624105" w:rsidRPr="00195913">
        <w:rPr>
          <w:rFonts w:ascii="Times New Roman" w:hAnsi="Times New Roman" w:cs="Times New Roman"/>
          <w:sz w:val="24"/>
          <w:szCs w:val="24"/>
        </w:rPr>
        <w:t>mentation</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D21C6" w:rsidRPr="00195913">
        <w:rPr>
          <w:rFonts w:ascii="Times New Roman" w:hAnsi="Times New Roman" w:cs="Times New Roman"/>
          <w:sz w:val="24"/>
          <w:szCs w:val="24"/>
        </w:rPr>
        <w:t>55</w:t>
      </w:r>
    </w:p>
    <w:p w14:paraId="629ABF24" w14:textId="0755AD9C" w:rsidR="004D36E4" w:rsidRPr="00195913" w:rsidRDefault="0078262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Pr="00195913">
        <w:rPr>
          <w:rFonts w:ascii="Times New Roman" w:hAnsi="Times New Roman" w:cs="Times New Roman"/>
          <w:sz w:val="24"/>
          <w:szCs w:val="24"/>
        </w:rPr>
        <w:tab/>
      </w:r>
      <w:r w:rsidR="0071556B" w:rsidRPr="00195913">
        <w:rPr>
          <w:rFonts w:ascii="Times New Roman" w:hAnsi="Times New Roman" w:cs="Times New Roman"/>
          <w:sz w:val="24"/>
          <w:szCs w:val="24"/>
        </w:rPr>
        <w:t>4.4</w:t>
      </w:r>
      <w:r w:rsidR="004D36E4" w:rsidRPr="00195913">
        <w:rPr>
          <w:rFonts w:ascii="Times New Roman" w:hAnsi="Times New Roman" w:cs="Times New Roman"/>
          <w:sz w:val="24"/>
          <w:szCs w:val="24"/>
        </w:rPr>
        <w:t>.1</w:t>
      </w:r>
      <w:r w:rsidR="004D36E4" w:rsidRPr="00195913">
        <w:rPr>
          <w:rFonts w:ascii="Times New Roman" w:hAnsi="Times New Roman" w:cs="Times New Roman"/>
          <w:sz w:val="24"/>
          <w:szCs w:val="24"/>
        </w:rPr>
        <w:tab/>
        <w:t>Enrolment of</w:t>
      </w:r>
      <w:r w:rsidR="00624105" w:rsidRPr="00195913">
        <w:rPr>
          <w:rFonts w:ascii="Times New Roman" w:hAnsi="Times New Roman" w:cs="Times New Roman"/>
          <w:sz w:val="24"/>
          <w:szCs w:val="24"/>
        </w:rPr>
        <w:t xml:space="preserve"> Personnel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D21C6" w:rsidRPr="00195913">
        <w:rPr>
          <w:rFonts w:ascii="Times New Roman" w:hAnsi="Times New Roman" w:cs="Times New Roman"/>
          <w:sz w:val="24"/>
          <w:szCs w:val="24"/>
        </w:rPr>
        <w:t>56</w:t>
      </w:r>
    </w:p>
    <w:p w14:paraId="66DAFD17" w14:textId="59072519" w:rsidR="004D36E4" w:rsidRPr="00195913" w:rsidRDefault="0078262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71556B" w:rsidRPr="00195913">
        <w:rPr>
          <w:rFonts w:ascii="Times New Roman" w:hAnsi="Times New Roman" w:cs="Times New Roman"/>
          <w:sz w:val="24"/>
          <w:szCs w:val="24"/>
        </w:rPr>
        <w:t>4.5</w:t>
      </w:r>
      <w:r w:rsidR="004D36E4" w:rsidRPr="00195913">
        <w:rPr>
          <w:rFonts w:ascii="Times New Roman" w:hAnsi="Times New Roman" w:cs="Times New Roman"/>
          <w:sz w:val="24"/>
          <w:szCs w:val="24"/>
        </w:rPr>
        <w:tab/>
        <w:t>Case study of sel</w:t>
      </w:r>
      <w:r w:rsidR="00624105" w:rsidRPr="00195913">
        <w:rPr>
          <w:rFonts w:ascii="Times New Roman" w:hAnsi="Times New Roman" w:cs="Times New Roman"/>
          <w:sz w:val="24"/>
          <w:szCs w:val="24"/>
        </w:rPr>
        <w:t xml:space="preserve">ected personnel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D21C6" w:rsidRPr="00195913">
        <w:rPr>
          <w:rFonts w:ascii="Times New Roman" w:hAnsi="Times New Roman" w:cs="Times New Roman"/>
          <w:sz w:val="24"/>
          <w:szCs w:val="24"/>
        </w:rPr>
        <w:t>60</w:t>
      </w:r>
    </w:p>
    <w:p w14:paraId="0DD36766" w14:textId="367F8EF1" w:rsidR="004D36E4" w:rsidRPr="00195913" w:rsidRDefault="004D36E4" w:rsidP="00461124">
      <w:pPr>
        <w:spacing w:line="360" w:lineRule="auto"/>
        <w:rPr>
          <w:rFonts w:ascii="Times New Roman" w:hAnsi="Times New Roman" w:cs="Times New Roman"/>
          <w:sz w:val="24"/>
          <w:szCs w:val="24"/>
        </w:rPr>
      </w:pPr>
    </w:p>
    <w:p w14:paraId="02326D3B" w14:textId="77777777" w:rsidR="0046293B" w:rsidRPr="00195913" w:rsidRDefault="0046293B" w:rsidP="00461124">
      <w:pPr>
        <w:spacing w:line="360" w:lineRule="auto"/>
        <w:rPr>
          <w:rFonts w:ascii="Times New Roman" w:hAnsi="Times New Roman" w:cs="Times New Roman"/>
          <w:b/>
          <w:sz w:val="24"/>
          <w:szCs w:val="24"/>
        </w:rPr>
      </w:pPr>
      <w:r w:rsidRPr="00195913">
        <w:rPr>
          <w:rFonts w:ascii="Times New Roman" w:hAnsi="Times New Roman" w:cs="Times New Roman"/>
          <w:b/>
          <w:sz w:val="24"/>
          <w:szCs w:val="24"/>
        </w:rPr>
        <w:t xml:space="preserve">CHAPTER FIVE </w:t>
      </w:r>
      <w:r w:rsidRPr="00195913">
        <w:rPr>
          <w:rFonts w:ascii="Times New Roman" w:hAnsi="Times New Roman" w:cs="Times New Roman"/>
          <w:b/>
          <w:sz w:val="24"/>
          <w:szCs w:val="24"/>
        </w:rPr>
        <w:tab/>
        <w:t>CONCLUSION AND RECOMMENDATIONS</w:t>
      </w:r>
    </w:p>
    <w:p w14:paraId="6395143F" w14:textId="1F3429A9" w:rsidR="0046293B" w:rsidRPr="00195913" w:rsidRDefault="0078262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71556B" w:rsidRPr="00195913">
        <w:rPr>
          <w:rFonts w:ascii="Times New Roman" w:hAnsi="Times New Roman" w:cs="Times New Roman"/>
          <w:sz w:val="24"/>
          <w:szCs w:val="24"/>
        </w:rPr>
        <w:t>5.1</w:t>
      </w:r>
      <w:r w:rsidR="0071556B" w:rsidRPr="00195913">
        <w:rPr>
          <w:rFonts w:ascii="Times New Roman" w:hAnsi="Times New Roman" w:cs="Times New Roman"/>
          <w:sz w:val="24"/>
          <w:szCs w:val="24"/>
        </w:rPr>
        <w:tab/>
        <w:t>Conclusion</w:t>
      </w:r>
      <w:r w:rsidR="00427787" w:rsidRPr="00195913">
        <w:rPr>
          <w:rFonts w:ascii="Times New Roman" w:hAnsi="Times New Roman" w:cs="Times New Roman"/>
          <w:sz w:val="24"/>
          <w:szCs w:val="24"/>
        </w:rPr>
        <w:t xml:space="preserv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624105" w:rsidRPr="00195913">
        <w:rPr>
          <w:rFonts w:ascii="Times New Roman" w:hAnsi="Times New Roman" w:cs="Times New Roman"/>
          <w:sz w:val="24"/>
          <w:szCs w:val="24"/>
        </w:rPr>
        <w:t>67</w:t>
      </w:r>
    </w:p>
    <w:p w14:paraId="6936AE58" w14:textId="691818A0" w:rsidR="00427787" w:rsidRPr="00195913" w:rsidRDefault="0078262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427787" w:rsidRPr="00195913">
        <w:rPr>
          <w:rFonts w:ascii="Times New Roman" w:hAnsi="Times New Roman" w:cs="Times New Roman"/>
          <w:sz w:val="24"/>
          <w:szCs w:val="24"/>
        </w:rPr>
        <w:t>5.2</w:t>
      </w:r>
      <w:r w:rsidR="00427787" w:rsidRPr="00195913">
        <w:rPr>
          <w:rFonts w:ascii="Times New Roman" w:hAnsi="Times New Roman" w:cs="Times New Roman"/>
          <w:sz w:val="24"/>
          <w:szCs w:val="24"/>
        </w:rPr>
        <w:tab/>
        <w:t xml:space="preserve">Contribution to knowledge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624105" w:rsidRPr="00195913">
        <w:rPr>
          <w:rFonts w:ascii="Times New Roman" w:hAnsi="Times New Roman" w:cs="Times New Roman"/>
          <w:sz w:val="24"/>
          <w:szCs w:val="24"/>
        </w:rPr>
        <w:t>67</w:t>
      </w:r>
    </w:p>
    <w:p w14:paraId="71CB67AB" w14:textId="646B85B9" w:rsidR="009D21C6" w:rsidRPr="00195913" w:rsidRDefault="0078262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9D21C6" w:rsidRPr="00195913">
        <w:rPr>
          <w:rFonts w:ascii="Times New Roman" w:hAnsi="Times New Roman" w:cs="Times New Roman"/>
          <w:sz w:val="24"/>
          <w:szCs w:val="24"/>
        </w:rPr>
        <w:t>5.3</w:t>
      </w:r>
      <w:r w:rsidR="009D21C6" w:rsidRPr="00195913">
        <w:rPr>
          <w:rFonts w:ascii="Times New Roman" w:hAnsi="Times New Roman" w:cs="Times New Roman"/>
          <w:sz w:val="24"/>
          <w:szCs w:val="24"/>
        </w:rPr>
        <w:tab/>
        <w:t xml:space="preserve">Suggestions for further research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D21C6" w:rsidRPr="00195913">
        <w:rPr>
          <w:rFonts w:ascii="Times New Roman" w:hAnsi="Times New Roman" w:cs="Times New Roman"/>
          <w:sz w:val="24"/>
          <w:szCs w:val="24"/>
        </w:rPr>
        <w:t>67</w:t>
      </w:r>
    </w:p>
    <w:p w14:paraId="2354F512" w14:textId="3519D0C4" w:rsidR="00427787" w:rsidRPr="00195913" w:rsidRDefault="0078262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ab/>
      </w:r>
      <w:r w:rsidR="009D21C6" w:rsidRPr="00195913">
        <w:rPr>
          <w:rFonts w:ascii="Times New Roman" w:hAnsi="Times New Roman" w:cs="Times New Roman"/>
          <w:sz w:val="24"/>
          <w:szCs w:val="24"/>
        </w:rPr>
        <w:t>5.4</w:t>
      </w:r>
      <w:r w:rsidR="00427787" w:rsidRPr="00195913">
        <w:rPr>
          <w:rFonts w:ascii="Times New Roman" w:hAnsi="Times New Roman" w:cs="Times New Roman"/>
          <w:sz w:val="24"/>
          <w:szCs w:val="24"/>
        </w:rPr>
        <w:tab/>
        <w:t xml:space="preserve">Recommendations </w:t>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C2440B">
        <w:rPr>
          <w:rFonts w:ascii="Times New Roman" w:hAnsi="Times New Roman" w:cs="Times New Roman"/>
          <w:sz w:val="24"/>
          <w:szCs w:val="24"/>
        </w:rPr>
        <w:tab/>
      </w:r>
      <w:r w:rsidR="009D21C6" w:rsidRPr="00195913">
        <w:rPr>
          <w:rFonts w:ascii="Times New Roman" w:hAnsi="Times New Roman" w:cs="Times New Roman"/>
          <w:sz w:val="24"/>
          <w:szCs w:val="24"/>
        </w:rPr>
        <w:t>68</w:t>
      </w:r>
    </w:p>
    <w:p w14:paraId="0D4A8763" w14:textId="2E9EC7A0" w:rsidR="006C2C4C" w:rsidRPr="00195913" w:rsidRDefault="00624105" w:rsidP="00461124">
      <w:pPr>
        <w:spacing w:line="360" w:lineRule="auto"/>
        <w:rPr>
          <w:rFonts w:ascii="Times New Roman" w:hAnsi="Times New Roman" w:cs="Times New Roman"/>
          <w:sz w:val="24"/>
          <w:szCs w:val="24"/>
        </w:rPr>
      </w:pPr>
      <w:r w:rsidRPr="00195913">
        <w:rPr>
          <w:rFonts w:ascii="Times New Roman" w:hAnsi="Times New Roman" w:cs="Times New Roman"/>
          <w:b/>
          <w:sz w:val="24"/>
          <w:szCs w:val="24"/>
        </w:rPr>
        <w:t>REFERENCES</w:t>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t>69</w:t>
      </w:r>
    </w:p>
    <w:p w14:paraId="7F389E41" w14:textId="34FF493A" w:rsidR="0018697B" w:rsidRPr="00195913" w:rsidRDefault="009D21C6">
      <w:pPr>
        <w:rPr>
          <w:rFonts w:ascii="Times New Roman" w:hAnsi="Times New Roman" w:cs="Times New Roman"/>
          <w:sz w:val="24"/>
          <w:szCs w:val="24"/>
        </w:rPr>
      </w:pPr>
      <w:r w:rsidRPr="00195913">
        <w:rPr>
          <w:rFonts w:ascii="Times New Roman" w:hAnsi="Times New Roman" w:cs="Times New Roman"/>
          <w:b/>
          <w:sz w:val="24"/>
          <w:szCs w:val="24"/>
        </w:rPr>
        <w:t>APPENDIX</w:t>
      </w:r>
      <w:r w:rsidRPr="00195913">
        <w:rPr>
          <w:rFonts w:ascii="Times New Roman" w:hAnsi="Times New Roman" w:cs="Times New Roman"/>
          <w:sz w:val="24"/>
          <w:szCs w:val="24"/>
        </w:rPr>
        <w:tab/>
      </w:r>
      <w:r w:rsidR="00195913" w:rsidRPr="00195913">
        <w:rPr>
          <w:rFonts w:ascii="Times New Roman" w:hAnsi="Times New Roman" w:cs="Times New Roman"/>
          <w:sz w:val="24"/>
          <w:szCs w:val="24"/>
        </w:rPr>
        <w:t>A</w:t>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t>74</w:t>
      </w:r>
    </w:p>
    <w:p w14:paraId="143E4C3C" w14:textId="1A218305" w:rsidR="00195913" w:rsidRPr="00195913" w:rsidRDefault="00195913" w:rsidP="00195913">
      <w:pPr>
        <w:rPr>
          <w:rFonts w:ascii="Times New Roman" w:hAnsi="Times New Roman" w:cs="Times New Roman"/>
          <w:sz w:val="24"/>
          <w:szCs w:val="24"/>
        </w:rPr>
      </w:pPr>
      <w:r w:rsidRPr="00195913">
        <w:rPr>
          <w:rFonts w:ascii="Times New Roman" w:hAnsi="Times New Roman" w:cs="Times New Roman"/>
          <w:b/>
          <w:sz w:val="24"/>
          <w:szCs w:val="24"/>
        </w:rPr>
        <w:t>APPENDIX</w:t>
      </w:r>
      <w:r w:rsidRPr="00195913">
        <w:rPr>
          <w:rFonts w:ascii="Times New Roman" w:hAnsi="Times New Roman" w:cs="Times New Roman"/>
          <w:sz w:val="24"/>
          <w:szCs w:val="24"/>
        </w:rPr>
        <w:tab/>
        <w:t>B</w:t>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t>75</w:t>
      </w:r>
    </w:p>
    <w:p w14:paraId="2FF9910C" w14:textId="77777777" w:rsidR="00195913" w:rsidRPr="00195913" w:rsidRDefault="00195913">
      <w:pPr>
        <w:rPr>
          <w:rFonts w:ascii="Times New Roman" w:hAnsi="Times New Roman" w:cs="Times New Roman"/>
          <w:sz w:val="24"/>
          <w:szCs w:val="24"/>
        </w:rPr>
      </w:pPr>
    </w:p>
    <w:p w14:paraId="3A1C13C8" w14:textId="77777777" w:rsidR="000D6019" w:rsidRPr="00195913" w:rsidRDefault="000D6019" w:rsidP="009D21C6">
      <w:pPr>
        <w:tabs>
          <w:tab w:val="clear" w:pos="720"/>
        </w:tabs>
        <w:suppressAutoHyphens w:val="0"/>
        <w:jc w:val="center"/>
        <w:rPr>
          <w:rFonts w:ascii="Times New Roman" w:hAnsi="Times New Roman" w:cs="Times New Roman"/>
          <w:b/>
          <w:sz w:val="24"/>
          <w:szCs w:val="24"/>
        </w:rPr>
      </w:pPr>
      <w:r w:rsidRPr="00195913">
        <w:rPr>
          <w:rFonts w:ascii="Times New Roman" w:hAnsi="Times New Roman" w:cs="Times New Roman"/>
          <w:sz w:val="24"/>
          <w:szCs w:val="24"/>
        </w:rPr>
        <w:br w:type="page"/>
      </w:r>
      <w:r w:rsidRPr="00195913">
        <w:rPr>
          <w:rFonts w:ascii="Times New Roman" w:hAnsi="Times New Roman" w:cs="Times New Roman"/>
          <w:b/>
          <w:sz w:val="24"/>
          <w:szCs w:val="24"/>
        </w:rPr>
        <w:lastRenderedPageBreak/>
        <w:t>LIST OF FIGURES</w:t>
      </w:r>
    </w:p>
    <w:p w14:paraId="622FB659" w14:textId="499B5082" w:rsidR="000D6019" w:rsidRPr="00195913" w:rsidRDefault="004F4DA8"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Figures</w:t>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007401B8" w:rsidRPr="00195913">
        <w:rPr>
          <w:rFonts w:ascii="Times New Roman" w:hAnsi="Times New Roman" w:cs="Times New Roman"/>
          <w:sz w:val="24"/>
          <w:szCs w:val="24"/>
        </w:rPr>
        <w:tab/>
      </w:r>
      <w:r w:rsidRPr="00195913">
        <w:rPr>
          <w:rFonts w:ascii="Times New Roman" w:hAnsi="Times New Roman" w:cs="Times New Roman"/>
          <w:sz w:val="24"/>
          <w:szCs w:val="24"/>
        </w:rPr>
        <w:t>Page</w:t>
      </w:r>
    </w:p>
    <w:p w14:paraId="2FDF2A43" w14:textId="5C4D2269" w:rsidR="0051574A" w:rsidRPr="00195913" w:rsidRDefault="00A906C5" w:rsidP="0078262D">
      <w:pPr>
        <w:spacing w:line="360" w:lineRule="auto"/>
        <w:rPr>
          <w:rFonts w:ascii="Times New Roman" w:hAnsi="Times New Roman" w:cs="Times New Roman"/>
          <w:sz w:val="24"/>
          <w:szCs w:val="24"/>
        </w:rPr>
      </w:pPr>
      <w:r w:rsidRPr="00195913">
        <w:rPr>
          <w:rFonts w:ascii="Times New Roman" w:hAnsi="Times New Roman" w:cs="Times New Roman"/>
          <w:sz w:val="24"/>
          <w:szCs w:val="24"/>
        </w:rPr>
        <w:t xml:space="preserve">2.1 </w:t>
      </w:r>
      <w:r w:rsidRPr="00195913">
        <w:rPr>
          <w:rFonts w:ascii="Times New Roman" w:hAnsi="Times New Roman" w:cs="Times New Roman"/>
          <w:sz w:val="24"/>
          <w:szCs w:val="24"/>
        </w:rPr>
        <w:tab/>
      </w:r>
      <w:r w:rsidR="0078262D" w:rsidRPr="00195913">
        <w:rPr>
          <w:rFonts w:ascii="Times New Roman" w:hAnsi="Times New Roman" w:cs="Times New Roman"/>
          <w:sz w:val="24"/>
          <w:szCs w:val="24"/>
        </w:rPr>
        <w:t>Nigeria as at 1960</w:t>
      </w:r>
      <w:r w:rsidR="0078262D" w:rsidRPr="00195913">
        <w:rPr>
          <w:rFonts w:ascii="Times New Roman" w:hAnsi="Times New Roman" w:cs="Times New Roman"/>
          <w:sz w:val="24"/>
          <w:szCs w:val="24"/>
        </w:rPr>
        <w:tab/>
      </w:r>
      <w:r w:rsidR="0078262D" w:rsidRPr="00195913">
        <w:rPr>
          <w:rFonts w:ascii="Times New Roman" w:hAnsi="Times New Roman" w:cs="Times New Roman"/>
          <w:sz w:val="24"/>
          <w:szCs w:val="24"/>
        </w:rPr>
        <w:tab/>
      </w:r>
      <w:r w:rsidR="0078262D" w:rsidRPr="00195913">
        <w:rPr>
          <w:rFonts w:ascii="Times New Roman" w:hAnsi="Times New Roman" w:cs="Times New Roman"/>
          <w:sz w:val="24"/>
          <w:szCs w:val="24"/>
        </w:rPr>
        <w:tab/>
      </w:r>
      <w:r w:rsidR="0078262D" w:rsidRPr="00195913">
        <w:rPr>
          <w:rFonts w:ascii="Times New Roman" w:hAnsi="Times New Roman" w:cs="Times New Roman"/>
          <w:sz w:val="24"/>
          <w:szCs w:val="24"/>
        </w:rPr>
        <w:tab/>
      </w:r>
      <w:r w:rsidR="0078262D" w:rsidRPr="00195913">
        <w:rPr>
          <w:rFonts w:ascii="Times New Roman" w:hAnsi="Times New Roman" w:cs="Times New Roman"/>
          <w:sz w:val="24"/>
          <w:szCs w:val="24"/>
        </w:rPr>
        <w:tab/>
      </w:r>
      <w:r w:rsidR="0078262D" w:rsidRPr="00195913">
        <w:rPr>
          <w:rFonts w:ascii="Times New Roman" w:hAnsi="Times New Roman" w:cs="Times New Roman"/>
          <w:sz w:val="24"/>
          <w:szCs w:val="24"/>
        </w:rPr>
        <w:tab/>
      </w:r>
      <w:r w:rsidR="0078262D" w:rsidRPr="00195913">
        <w:rPr>
          <w:rFonts w:ascii="Times New Roman" w:hAnsi="Times New Roman" w:cs="Times New Roman"/>
          <w:sz w:val="24"/>
          <w:szCs w:val="24"/>
        </w:rPr>
        <w:tab/>
      </w:r>
      <w:r w:rsidR="0078262D" w:rsidRPr="00195913">
        <w:rPr>
          <w:rFonts w:ascii="Times New Roman" w:hAnsi="Times New Roman" w:cs="Times New Roman"/>
          <w:sz w:val="24"/>
          <w:szCs w:val="24"/>
        </w:rPr>
        <w:tab/>
        <w:t>32</w:t>
      </w:r>
    </w:p>
    <w:p w14:paraId="1D219E67" w14:textId="77777777" w:rsidR="00471796" w:rsidRPr="00195913" w:rsidRDefault="00471796">
      <w:pPr>
        <w:tabs>
          <w:tab w:val="clear" w:pos="720"/>
        </w:tabs>
        <w:suppressAutoHyphens w:val="0"/>
        <w:rPr>
          <w:rFonts w:ascii="Times New Roman" w:hAnsi="Times New Roman" w:cs="Times New Roman"/>
          <w:b/>
          <w:sz w:val="24"/>
          <w:szCs w:val="24"/>
        </w:rPr>
      </w:pPr>
      <w:r w:rsidRPr="00195913">
        <w:rPr>
          <w:rFonts w:ascii="Times New Roman" w:hAnsi="Times New Roman" w:cs="Times New Roman"/>
          <w:b/>
          <w:sz w:val="24"/>
          <w:szCs w:val="24"/>
        </w:rPr>
        <w:br w:type="page"/>
      </w:r>
    </w:p>
    <w:p w14:paraId="1F651CBD" w14:textId="669FD7AB" w:rsidR="000D6019" w:rsidRPr="00195913" w:rsidRDefault="000D6019" w:rsidP="00A41715">
      <w:pPr>
        <w:jc w:val="center"/>
        <w:rPr>
          <w:rFonts w:ascii="Times New Roman" w:hAnsi="Times New Roman" w:cs="Times New Roman"/>
          <w:b/>
          <w:sz w:val="24"/>
          <w:szCs w:val="24"/>
        </w:rPr>
      </w:pPr>
      <w:r w:rsidRPr="00195913">
        <w:rPr>
          <w:rFonts w:ascii="Times New Roman" w:hAnsi="Times New Roman" w:cs="Times New Roman"/>
          <w:b/>
          <w:sz w:val="24"/>
          <w:szCs w:val="24"/>
        </w:rPr>
        <w:lastRenderedPageBreak/>
        <w:t>LIST OF TABLES</w:t>
      </w:r>
    </w:p>
    <w:p w14:paraId="050C54AF" w14:textId="081B58C1" w:rsidR="000D6019" w:rsidRPr="00195913" w:rsidRDefault="00BA621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 xml:space="preserve">Table </w:t>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Pr="00195913">
        <w:rPr>
          <w:rFonts w:ascii="Times New Roman" w:hAnsi="Times New Roman" w:cs="Times New Roman"/>
          <w:sz w:val="24"/>
          <w:szCs w:val="24"/>
        </w:rPr>
        <w:tab/>
      </w:r>
      <w:r w:rsidR="0078262D" w:rsidRPr="00195913">
        <w:rPr>
          <w:rFonts w:ascii="Times New Roman" w:hAnsi="Times New Roman" w:cs="Times New Roman"/>
          <w:sz w:val="24"/>
          <w:szCs w:val="24"/>
        </w:rPr>
        <w:tab/>
      </w:r>
      <w:r w:rsidRPr="00195913">
        <w:rPr>
          <w:rFonts w:ascii="Times New Roman" w:hAnsi="Times New Roman" w:cs="Times New Roman"/>
          <w:sz w:val="24"/>
          <w:szCs w:val="24"/>
        </w:rPr>
        <w:t>Page</w:t>
      </w:r>
    </w:p>
    <w:p w14:paraId="45195EC4" w14:textId="1C289D36" w:rsidR="00BA621D" w:rsidRPr="00195913" w:rsidRDefault="00BA621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2.1</w:t>
      </w:r>
      <w:r w:rsidRPr="00195913">
        <w:rPr>
          <w:rFonts w:ascii="Times New Roman" w:hAnsi="Times New Roman" w:cs="Times New Roman"/>
          <w:sz w:val="24"/>
          <w:szCs w:val="24"/>
        </w:rPr>
        <w:tab/>
      </w:r>
      <w:r w:rsidR="008E7CA0" w:rsidRPr="00195913">
        <w:rPr>
          <w:rFonts w:ascii="Times New Roman" w:hAnsi="Times New Roman" w:cs="Times New Roman"/>
          <w:sz w:val="24"/>
          <w:szCs w:val="24"/>
        </w:rPr>
        <w:t>Comparison of RFID Tags</w:t>
      </w:r>
      <w:r w:rsidR="008E7CA0" w:rsidRPr="00195913">
        <w:rPr>
          <w:rFonts w:ascii="Times New Roman" w:hAnsi="Times New Roman" w:cs="Times New Roman"/>
          <w:sz w:val="24"/>
          <w:szCs w:val="24"/>
        </w:rPr>
        <w:tab/>
      </w:r>
      <w:r w:rsidR="008E7CA0" w:rsidRPr="00195913">
        <w:rPr>
          <w:rFonts w:ascii="Times New Roman" w:hAnsi="Times New Roman" w:cs="Times New Roman"/>
          <w:sz w:val="24"/>
          <w:szCs w:val="24"/>
        </w:rPr>
        <w:tab/>
      </w:r>
      <w:r w:rsidR="008E7CA0" w:rsidRPr="00195913">
        <w:rPr>
          <w:rFonts w:ascii="Times New Roman" w:hAnsi="Times New Roman" w:cs="Times New Roman"/>
          <w:sz w:val="24"/>
          <w:szCs w:val="24"/>
        </w:rPr>
        <w:tab/>
      </w:r>
      <w:r w:rsidR="008E7CA0" w:rsidRPr="00195913">
        <w:rPr>
          <w:rFonts w:ascii="Times New Roman" w:hAnsi="Times New Roman" w:cs="Times New Roman"/>
          <w:sz w:val="24"/>
          <w:szCs w:val="24"/>
        </w:rPr>
        <w:tab/>
      </w:r>
      <w:r w:rsidR="008E7CA0" w:rsidRPr="00195913">
        <w:rPr>
          <w:rFonts w:ascii="Times New Roman" w:hAnsi="Times New Roman" w:cs="Times New Roman"/>
          <w:sz w:val="24"/>
          <w:szCs w:val="24"/>
        </w:rPr>
        <w:tab/>
      </w:r>
      <w:r w:rsidR="008E7CA0" w:rsidRPr="00195913">
        <w:rPr>
          <w:rFonts w:ascii="Times New Roman" w:hAnsi="Times New Roman" w:cs="Times New Roman"/>
          <w:sz w:val="24"/>
          <w:szCs w:val="24"/>
        </w:rPr>
        <w:tab/>
      </w:r>
      <w:r w:rsidR="0078262D" w:rsidRPr="00195913">
        <w:rPr>
          <w:rFonts w:ascii="Times New Roman" w:hAnsi="Times New Roman" w:cs="Times New Roman"/>
          <w:sz w:val="24"/>
          <w:szCs w:val="24"/>
        </w:rPr>
        <w:tab/>
      </w:r>
      <w:r w:rsidR="008E7CA0" w:rsidRPr="00195913">
        <w:rPr>
          <w:rFonts w:ascii="Times New Roman" w:hAnsi="Times New Roman" w:cs="Times New Roman"/>
          <w:sz w:val="24"/>
          <w:szCs w:val="24"/>
        </w:rPr>
        <w:t>32</w:t>
      </w:r>
    </w:p>
    <w:p w14:paraId="795570F2" w14:textId="5D23E3D4" w:rsidR="00BA621D" w:rsidRPr="00195913" w:rsidRDefault="00BA621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2.2</w:t>
      </w:r>
      <w:r w:rsidRPr="00195913">
        <w:rPr>
          <w:rFonts w:ascii="Times New Roman" w:hAnsi="Times New Roman" w:cs="Times New Roman"/>
          <w:sz w:val="24"/>
          <w:szCs w:val="24"/>
        </w:rPr>
        <w:tab/>
      </w:r>
      <w:r w:rsidR="0027584D" w:rsidRPr="00195913">
        <w:rPr>
          <w:rFonts w:ascii="Times New Roman" w:hAnsi="Times New Roman" w:cs="Times New Roman"/>
          <w:sz w:val="24"/>
          <w:szCs w:val="24"/>
        </w:rPr>
        <w:t>Advantages</w:t>
      </w:r>
      <w:r w:rsidRPr="00195913">
        <w:rPr>
          <w:rFonts w:ascii="Times New Roman" w:hAnsi="Times New Roman" w:cs="Times New Roman"/>
          <w:sz w:val="24"/>
          <w:szCs w:val="24"/>
        </w:rPr>
        <w:t xml:space="preserve"> and Disadv</w:t>
      </w:r>
      <w:r w:rsidR="0027584D" w:rsidRPr="00195913">
        <w:rPr>
          <w:rFonts w:ascii="Times New Roman" w:hAnsi="Times New Roman" w:cs="Times New Roman"/>
          <w:sz w:val="24"/>
          <w:szCs w:val="24"/>
        </w:rPr>
        <w:t>antages of RFID Frequencies</w:t>
      </w:r>
      <w:r w:rsidR="0027584D" w:rsidRPr="00195913">
        <w:rPr>
          <w:rFonts w:ascii="Times New Roman" w:hAnsi="Times New Roman" w:cs="Times New Roman"/>
          <w:sz w:val="24"/>
          <w:szCs w:val="24"/>
        </w:rPr>
        <w:tab/>
      </w:r>
      <w:r w:rsidR="0027584D" w:rsidRPr="00195913">
        <w:rPr>
          <w:rFonts w:ascii="Times New Roman" w:hAnsi="Times New Roman" w:cs="Times New Roman"/>
          <w:sz w:val="24"/>
          <w:szCs w:val="24"/>
        </w:rPr>
        <w:tab/>
      </w:r>
      <w:r w:rsidR="0027584D" w:rsidRPr="00195913">
        <w:rPr>
          <w:rFonts w:ascii="Times New Roman" w:hAnsi="Times New Roman" w:cs="Times New Roman"/>
          <w:sz w:val="24"/>
          <w:szCs w:val="24"/>
        </w:rPr>
        <w:tab/>
      </w:r>
      <w:r w:rsidR="00514430" w:rsidRPr="00195913">
        <w:rPr>
          <w:rFonts w:ascii="Times New Roman" w:hAnsi="Times New Roman" w:cs="Times New Roman"/>
          <w:sz w:val="24"/>
          <w:szCs w:val="24"/>
        </w:rPr>
        <w:t>34</w:t>
      </w:r>
    </w:p>
    <w:p w14:paraId="5DDAFBC2" w14:textId="44E8133B" w:rsidR="00BA621D" w:rsidRPr="00195913" w:rsidRDefault="00BA621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2.3</w:t>
      </w:r>
      <w:r w:rsidRPr="00195913">
        <w:rPr>
          <w:rFonts w:ascii="Times New Roman" w:hAnsi="Times New Roman" w:cs="Times New Roman"/>
          <w:sz w:val="24"/>
          <w:szCs w:val="24"/>
        </w:rPr>
        <w:tab/>
        <w:t>RFID Tag Application</w:t>
      </w:r>
      <w:r w:rsidR="00514430" w:rsidRPr="00195913">
        <w:rPr>
          <w:rFonts w:ascii="Times New Roman" w:hAnsi="Times New Roman" w:cs="Times New Roman"/>
          <w:sz w:val="24"/>
          <w:szCs w:val="24"/>
        </w:rPr>
        <w:t>s with Corresponding bands</w:t>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t>35</w:t>
      </w:r>
    </w:p>
    <w:p w14:paraId="34F92774" w14:textId="1636A8C2" w:rsidR="00BA621D" w:rsidRPr="00195913" w:rsidRDefault="00BA621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4.1</w:t>
      </w:r>
      <w:r w:rsidRPr="00195913">
        <w:rPr>
          <w:rFonts w:ascii="Times New Roman" w:hAnsi="Times New Roman" w:cs="Times New Roman"/>
          <w:sz w:val="24"/>
          <w:szCs w:val="24"/>
        </w:rPr>
        <w:tab/>
        <w:t xml:space="preserve">Specifications for </w:t>
      </w:r>
      <w:r w:rsidR="00514430" w:rsidRPr="00195913">
        <w:rPr>
          <w:rFonts w:ascii="Times New Roman" w:hAnsi="Times New Roman" w:cs="Times New Roman"/>
          <w:sz w:val="24"/>
          <w:szCs w:val="24"/>
        </w:rPr>
        <w:t>Alien ALR 8800 RFID Reader</w:t>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r>
      <w:r w:rsidR="009D21C6" w:rsidRPr="00195913">
        <w:rPr>
          <w:rFonts w:ascii="Times New Roman" w:hAnsi="Times New Roman" w:cs="Times New Roman"/>
          <w:sz w:val="24"/>
          <w:szCs w:val="24"/>
        </w:rPr>
        <w:t>54</w:t>
      </w:r>
    </w:p>
    <w:p w14:paraId="556B6F25" w14:textId="75EA2E21" w:rsidR="00195913" w:rsidRPr="00195913" w:rsidRDefault="00BA621D" w:rsidP="00461124">
      <w:pPr>
        <w:spacing w:line="360" w:lineRule="auto"/>
        <w:rPr>
          <w:rFonts w:ascii="Times New Roman" w:hAnsi="Times New Roman" w:cs="Times New Roman"/>
          <w:sz w:val="24"/>
          <w:szCs w:val="24"/>
        </w:rPr>
      </w:pPr>
      <w:r w:rsidRPr="00195913">
        <w:rPr>
          <w:rFonts w:ascii="Times New Roman" w:hAnsi="Times New Roman" w:cs="Times New Roman"/>
          <w:sz w:val="24"/>
          <w:szCs w:val="24"/>
        </w:rPr>
        <w:t>4.2</w:t>
      </w:r>
      <w:r w:rsidRPr="00195913">
        <w:rPr>
          <w:rFonts w:ascii="Times New Roman" w:hAnsi="Times New Roman" w:cs="Times New Roman"/>
          <w:sz w:val="24"/>
          <w:szCs w:val="24"/>
        </w:rPr>
        <w:tab/>
        <w:t xml:space="preserve">Specifications for </w:t>
      </w:r>
      <w:r w:rsidR="00514430" w:rsidRPr="00195913">
        <w:rPr>
          <w:rFonts w:ascii="Times New Roman" w:hAnsi="Times New Roman" w:cs="Times New Roman"/>
          <w:sz w:val="24"/>
          <w:szCs w:val="24"/>
        </w:rPr>
        <w:t>Alien Squiggle Passive Tag</w:t>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r>
      <w:r w:rsidR="00514430" w:rsidRPr="00195913">
        <w:rPr>
          <w:rFonts w:ascii="Times New Roman" w:hAnsi="Times New Roman" w:cs="Times New Roman"/>
          <w:sz w:val="24"/>
          <w:szCs w:val="24"/>
        </w:rPr>
        <w:tab/>
      </w:r>
      <w:r w:rsidR="009D21C6" w:rsidRPr="00195913">
        <w:rPr>
          <w:rFonts w:ascii="Times New Roman" w:hAnsi="Times New Roman" w:cs="Times New Roman"/>
          <w:sz w:val="24"/>
          <w:szCs w:val="24"/>
        </w:rPr>
        <w:t>54</w:t>
      </w:r>
    </w:p>
    <w:p w14:paraId="33F8971C" w14:textId="77777777" w:rsidR="00195913" w:rsidRPr="00195913" w:rsidRDefault="00195913">
      <w:pPr>
        <w:tabs>
          <w:tab w:val="clear" w:pos="720"/>
        </w:tabs>
        <w:suppressAutoHyphens w:val="0"/>
        <w:rPr>
          <w:rFonts w:ascii="Times New Roman" w:hAnsi="Times New Roman" w:cs="Times New Roman"/>
          <w:sz w:val="24"/>
          <w:szCs w:val="24"/>
        </w:rPr>
      </w:pPr>
      <w:r w:rsidRPr="00195913">
        <w:rPr>
          <w:rFonts w:ascii="Times New Roman" w:hAnsi="Times New Roman" w:cs="Times New Roman"/>
          <w:sz w:val="24"/>
          <w:szCs w:val="24"/>
        </w:rPr>
        <w:br w:type="page"/>
      </w:r>
    </w:p>
    <w:p w14:paraId="798685CF" w14:textId="77777777" w:rsidR="00195913" w:rsidRPr="00195913" w:rsidRDefault="00195913" w:rsidP="00195913">
      <w:pPr>
        <w:pStyle w:val="Heading2"/>
        <w:spacing w:line="480" w:lineRule="auto"/>
        <w:rPr>
          <w:sz w:val="24"/>
          <w:szCs w:val="24"/>
        </w:rPr>
      </w:pPr>
      <w:r w:rsidRPr="00195913">
        <w:rPr>
          <w:sz w:val="24"/>
          <w:szCs w:val="24"/>
        </w:rPr>
        <w:lastRenderedPageBreak/>
        <w:t>CHAPTER ONE</w:t>
      </w:r>
    </w:p>
    <w:p w14:paraId="38C8591A" w14:textId="77777777" w:rsidR="00195913" w:rsidRPr="00195913" w:rsidRDefault="00195913" w:rsidP="00195913">
      <w:pPr>
        <w:pStyle w:val="Heading3"/>
        <w:spacing w:before="240"/>
        <w:jc w:val="center"/>
        <w:rPr>
          <w:rFonts w:ascii="Times New Roman" w:hAnsi="Times New Roman" w:cs="Times New Roman"/>
          <w:color w:val="auto"/>
        </w:rPr>
      </w:pPr>
      <w:bookmarkStart w:id="0" w:name="_jywmnka7k4p" w:colFirst="0" w:colLast="0"/>
      <w:bookmarkEnd w:id="0"/>
      <w:r w:rsidRPr="00195913">
        <w:rPr>
          <w:rFonts w:ascii="Times New Roman" w:hAnsi="Times New Roman" w:cs="Times New Roman"/>
          <w:color w:val="auto"/>
        </w:rPr>
        <w:t>INTRODUCTION</w:t>
      </w:r>
    </w:p>
    <w:p w14:paraId="790EFA81" w14:textId="0C2454D3" w:rsidR="00195913" w:rsidRPr="00195913" w:rsidRDefault="00195913" w:rsidP="00195913">
      <w:pPr>
        <w:rPr>
          <w:rFonts w:ascii="Times New Roman" w:hAnsi="Times New Roman" w:cs="Times New Roman"/>
        </w:rPr>
      </w:pPr>
      <w:bookmarkStart w:id="1" w:name="_gdbdtzkzz2vb" w:colFirst="0" w:colLast="0"/>
      <w:bookmarkEnd w:id="1"/>
      <w:r w:rsidRPr="00195913">
        <w:rPr>
          <w:rFonts w:ascii="Times New Roman" w:hAnsi="Times New Roman" w:cs="Times New Roman"/>
        </w:rPr>
        <w:t xml:space="preserve">1.1 </w:t>
      </w:r>
      <w:r w:rsidRPr="00195913">
        <w:rPr>
          <w:rFonts w:ascii="Times New Roman" w:hAnsi="Times New Roman" w:cs="Times New Roman"/>
        </w:rPr>
        <w:tab/>
        <w:t xml:space="preserve">Background </w:t>
      </w:r>
      <w:r>
        <w:rPr>
          <w:rFonts w:ascii="Times New Roman" w:hAnsi="Times New Roman" w:cs="Times New Roman"/>
        </w:rPr>
        <w:t>t</w:t>
      </w:r>
      <w:r w:rsidRPr="00195913">
        <w:rPr>
          <w:rFonts w:ascii="Times New Roman" w:hAnsi="Times New Roman" w:cs="Times New Roman"/>
        </w:rPr>
        <w:t>o Study</w:t>
      </w:r>
      <w:r w:rsidRPr="00195913">
        <w:rPr>
          <w:rFonts w:ascii="Times New Roman" w:hAnsi="Times New Roman" w:cs="Times New Roman"/>
        </w:rPr>
        <w:tab/>
      </w:r>
    </w:p>
    <w:p w14:paraId="4EAD32AE" w14:textId="318F9AE7" w:rsidR="00195913" w:rsidRPr="00195913" w:rsidRDefault="00195913" w:rsidP="00195913">
      <w:pPr>
        <w:rPr>
          <w:rFonts w:ascii="Times New Roman" w:hAnsi="Times New Roman" w:cs="Times New Roman"/>
        </w:rPr>
      </w:pPr>
      <w:r w:rsidRPr="00195913">
        <w:rPr>
          <w:rFonts w:ascii="Times New Roman" w:hAnsi="Times New Roman" w:cs="Times New Roman"/>
        </w:rPr>
        <w:t xml:space="preserve">1.2 </w:t>
      </w:r>
      <w:r w:rsidRPr="00195913">
        <w:rPr>
          <w:rFonts w:ascii="Times New Roman" w:hAnsi="Times New Roman" w:cs="Times New Roman"/>
        </w:rPr>
        <w:tab/>
      </w:r>
      <w:r>
        <w:rPr>
          <w:rFonts w:ascii="Times New Roman" w:hAnsi="Times New Roman" w:cs="Times New Roman"/>
        </w:rPr>
        <w:t xml:space="preserve">Research </w:t>
      </w:r>
      <w:r w:rsidRPr="00195913">
        <w:rPr>
          <w:rFonts w:ascii="Times New Roman" w:hAnsi="Times New Roman" w:cs="Times New Roman"/>
        </w:rPr>
        <w:t>Motivation</w:t>
      </w:r>
      <w:r w:rsidRPr="00195913">
        <w:rPr>
          <w:rFonts w:ascii="Times New Roman" w:hAnsi="Times New Roman" w:cs="Times New Roman"/>
        </w:rPr>
        <w:tab/>
      </w:r>
    </w:p>
    <w:p w14:paraId="657E14F3" w14:textId="1D4D1075" w:rsidR="00195913" w:rsidRPr="00195913" w:rsidRDefault="00195913" w:rsidP="00195913">
      <w:pPr>
        <w:rPr>
          <w:rFonts w:ascii="Times New Roman" w:hAnsi="Times New Roman" w:cs="Times New Roman"/>
        </w:rPr>
      </w:pPr>
      <w:r w:rsidRPr="00195913">
        <w:rPr>
          <w:rFonts w:ascii="Times New Roman" w:hAnsi="Times New Roman" w:cs="Times New Roman"/>
        </w:rPr>
        <w:t xml:space="preserve">1.3 </w:t>
      </w:r>
      <w:r w:rsidRPr="00195913">
        <w:rPr>
          <w:rFonts w:ascii="Times New Roman" w:hAnsi="Times New Roman" w:cs="Times New Roman"/>
        </w:rPr>
        <w:tab/>
      </w:r>
      <w:r>
        <w:rPr>
          <w:rFonts w:ascii="Times New Roman" w:hAnsi="Times New Roman" w:cs="Times New Roman"/>
        </w:rPr>
        <w:t xml:space="preserve">Research Aim and </w:t>
      </w:r>
      <w:r w:rsidRPr="00195913">
        <w:rPr>
          <w:rFonts w:ascii="Times New Roman" w:hAnsi="Times New Roman" w:cs="Times New Roman"/>
        </w:rPr>
        <w:t>Objectives</w:t>
      </w:r>
    </w:p>
    <w:p w14:paraId="30F6A304" w14:textId="08680E74" w:rsidR="00195913" w:rsidRPr="00195913" w:rsidRDefault="00195913" w:rsidP="00195913">
      <w:pPr>
        <w:rPr>
          <w:rFonts w:ascii="Times New Roman" w:hAnsi="Times New Roman" w:cs="Times New Roman"/>
        </w:rPr>
      </w:pPr>
      <w:r w:rsidRPr="00195913">
        <w:rPr>
          <w:rFonts w:ascii="Times New Roman" w:hAnsi="Times New Roman" w:cs="Times New Roman"/>
        </w:rPr>
        <w:t xml:space="preserve">1.4 </w:t>
      </w:r>
      <w:r w:rsidRPr="00195913">
        <w:rPr>
          <w:rFonts w:ascii="Times New Roman" w:hAnsi="Times New Roman" w:cs="Times New Roman"/>
        </w:rPr>
        <w:tab/>
        <w:t>Methodology</w:t>
      </w:r>
      <w:r w:rsidRPr="00195913">
        <w:rPr>
          <w:rFonts w:ascii="Times New Roman" w:hAnsi="Times New Roman" w:cs="Times New Roman"/>
        </w:rPr>
        <w:tab/>
      </w:r>
    </w:p>
    <w:p w14:paraId="00D8AA25" w14:textId="57C310D1" w:rsidR="00195913" w:rsidRPr="00195913" w:rsidRDefault="00195913" w:rsidP="00195913">
      <w:pPr>
        <w:rPr>
          <w:rFonts w:ascii="Times New Roman" w:hAnsi="Times New Roman" w:cs="Times New Roman"/>
        </w:rPr>
      </w:pPr>
      <w:r w:rsidRPr="00195913">
        <w:rPr>
          <w:rFonts w:ascii="Times New Roman" w:hAnsi="Times New Roman" w:cs="Times New Roman"/>
          <w:color w:val="auto"/>
          <w:sz w:val="24"/>
          <w:szCs w:val="24"/>
        </w:rPr>
        <w:t>1.5</w:t>
      </w:r>
      <w:r w:rsidRPr="00195913">
        <w:rPr>
          <w:rFonts w:ascii="Times New Roman" w:hAnsi="Times New Roman" w:cs="Times New Roman"/>
          <w:color w:val="auto"/>
          <w:sz w:val="24"/>
          <w:szCs w:val="24"/>
        </w:rPr>
        <w:tab/>
      </w:r>
      <w:r>
        <w:rPr>
          <w:rFonts w:ascii="Times New Roman" w:hAnsi="Times New Roman" w:cs="Times New Roman"/>
          <w:color w:val="auto"/>
          <w:sz w:val="24"/>
          <w:szCs w:val="24"/>
        </w:rPr>
        <w:t xml:space="preserve">Organization </w:t>
      </w:r>
      <w:proofErr w:type="gramStart"/>
      <w:r w:rsidRPr="00195913">
        <w:rPr>
          <w:rFonts w:ascii="Times New Roman" w:hAnsi="Times New Roman" w:cs="Times New Roman"/>
          <w:color w:val="auto"/>
          <w:sz w:val="24"/>
          <w:szCs w:val="24"/>
        </w:rPr>
        <w:t xml:space="preserve">of </w:t>
      </w:r>
      <w:r w:rsidR="00CE041F">
        <w:rPr>
          <w:rFonts w:ascii="Times New Roman" w:hAnsi="Times New Roman" w:cs="Times New Roman"/>
          <w:color w:val="auto"/>
          <w:sz w:val="24"/>
          <w:szCs w:val="24"/>
        </w:rPr>
        <w:t xml:space="preserve"> </w:t>
      </w:r>
      <w:r>
        <w:rPr>
          <w:rFonts w:ascii="Times New Roman" w:hAnsi="Times New Roman" w:cs="Times New Roman"/>
          <w:color w:val="auto"/>
          <w:sz w:val="24"/>
          <w:szCs w:val="24"/>
        </w:rPr>
        <w:t>the</w:t>
      </w:r>
      <w:proofErr w:type="gramEnd"/>
      <w:r>
        <w:rPr>
          <w:rFonts w:ascii="Times New Roman" w:hAnsi="Times New Roman" w:cs="Times New Roman"/>
          <w:color w:val="auto"/>
          <w:sz w:val="24"/>
          <w:szCs w:val="24"/>
        </w:rPr>
        <w:t xml:space="preserve"> </w:t>
      </w:r>
      <w:r w:rsidRPr="00195913">
        <w:rPr>
          <w:rFonts w:ascii="Times New Roman" w:hAnsi="Times New Roman" w:cs="Times New Roman"/>
          <w:color w:val="auto"/>
          <w:sz w:val="24"/>
          <w:szCs w:val="24"/>
        </w:rPr>
        <w:t>Project</w:t>
      </w:r>
    </w:p>
    <w:p w14:paraId="1304112E" w14:textId="77777777" w:rsidR="00195913" w:rsidRPr="00195913" w:rsidRDefault="00195913" w:rsidP="00195913">
      <w:pPr>
        <w:rPr>
          <w:rFonts w:ascii="Times New Roman" w:hAnsi="Times New Roman" w:cs="Times New Roman"/>
        </w:rPr>
      </w:pPr>
    </w:p>
    <w:p w14:paraId="1E13CCFC" w14:textId="77777777" w:rsidR="00195913" w:rsidRPr="00195913" w:rsidRDefault="00195913" w:rsidP="00195913">
      <w:pPr>
        <w:rPr>
          <w:rFonts w:ascii="Times New Roman" w:hAnsi="Times New Roman" w:cs="Times New Roman"/>
        </w:rPr>
      </w:pPr>
    </w:p>
    <w:p w14:paraId="78AB9228" w14:textId="77777777" w:rsidR="00195913" w:rsidRPr="00195913" w:rsidRDefault="00195913" w:rsidP="00195913">
      <w:pPr>
        <w:rPr>
          <w:rFonts w:ascii="Times New Roman" w:hAnsi="Times New Roman" w:cs="Times New Roman"/>
        </w:rPr>
      </w:pPr>
    </w:p>
    <w:p w14:paraId="69131056" w14:textId="77777777" w:rsidR="00195913" w:rsidRPr="00195913" w:rsidRDefault="00195913" w:rsidP="00195913">
      <w:pPr>
        <w:rPr>
          <w:rFonts w:ascii="Times New Roman" w:hAnsi="Times New Roman" w:cs="Times New Roman"/>
        </w:rPr>
      </w:pPr>
    </w:p>
    <w:p w14:paraId="1B66A8F5" w14:textId="77777777" w:rsidR="00195913" w:rsidRPr="00195913" w:rsidRDefault="00195913" w:rsidP="00195913">
      <w:pPr>
        <w:rPr>
          <w:rFonts w:ascii="Times New Roman" w:hAnsi="Times New Roman" w:cs="Times New Roman"/>
        </w:rPr>
      </w:pPr>
    </w:p>
    <w:p w14:paraId="4C6C8031" w14:textId="77777777" w:rsidR="00195913" w:rsidRPr="00195913" w:rsidRDefault="00195913" w:rsidP="00195913">
      <w:pPr>
        <w:rPr>
          <w:rFonts w:ascii="Times New Roman" w:hAnsi="Times New Roman" w:cs="Times New Roman"/>
        </w:rPr>
      </w:pPr>
    </w:p>
    <w:p w14:paraId="797EB2B0" w14:textId="77777777" w:rsidR="00195913" w:rsidRPr="00195913" w:rsidRDefault="00195913" w:rsidP="00195913">
      <w:pPr>
        <w:rPr>
          <w:rFonts w:ascii="Times New Roman" w:hAnsi="Times New Roman" w:cs="Times New Roman"/>
        </w:rPr>
      </w:pPr>
    </w:p>
    <w:p w14:paraId="0C99F071" w14:textId="77777777" w:rsidR="00195913" w:rsidRPr="00195913" w:rsidRDefault="00195913" w:rsidP="00195913">
      <w:pPr>
        <w:rPr>
          <w:rFonts w:ascii="Times New Roman" w:hAnsi="Times New Roman" w:cs="Times New Roman"/>
        </w:rPr>
      </w:pPr>
    </w:p>
    <w:p w14:paraId="08A9E51D" w14:textId="77777777" w:rsidR="00195913" w:rsidRPr="00195913" w:rsidRDefault="00195913" w:rsidP="00195913">
      <w:pPr>
        <w:rPr>
          <w:rFonts w:ascii="Times New Roman" w:hAnsi="Times New Roman" w:cs="Times New Roman"/>
        </w:rPr>
      </w:pPr>
    </w:p>
    <w:p w14:paraId="78C736A4" w14:textId="77777777" w:rsidR="00195913" w:rsidRPr="00195913" w:rsidRDefault="00195913" w:rsidP="00195913">
      <w:pPr>
        <w:rPr>
          <w:rFonts w:ascii="Times New Roman" w:hAnsi="Times New Roman" w:cs="Times New Roman"/>
        </w:rPr>
      </w:pPr>
    </w:p>
    <w:p w14:paraId="2EDBF7AF" w14:textId="77777777" w:rsidR="000370B1" w:rsidRDefault="000370B1" w:rsidP="00195913">
      <w:pPr>
        <w:jc w:val="center"/>
        <w:rPr>
          <w:rFonts w:ascii="Times New Roman" w:hAnsi="Times New Roman" w:cs="Times New Roman"/>
        </w:rPr>
      </w:pPr>
    </w:p>
    <w:p w14:paraId="3A1D1920" w14:textId="77777777" w:rsidR="000370B1" w:rsidRDefault="000370B1" w:rsidP="00195913">
      <w:pPr>
        <w:jc w:val="center"/>
        <w:rPr>
          <w:rFonts w:ascii="Times New Roman" w:hAnsi="Times New Roman" w:cs="Times New Roman"/>
        </w:rPr>
      </w:pPr>
    </w:p>
    <w:p w14:paraId="52395A11" w14:textId="77777777" w:rsidR="000370B1" w:rsidRDefault="000370B1" w:rsidP="00195913">
      <w:pPr>
        <w:jc w:val="center"/>
        <w:rPr>
          <w:rFonts w:ascii="Times New Roman" w:hAnsi="Times New Roman" w:cs="Times New Roman"/>
        </w:rPr>
      </w:pPr>
    </w:p>
    <w:p w14:paraId="45010619" w14:textId="77777777" w:rsidR="000370B1" w:rsidRDefault="000370B1" w:rsidP="00195913">
      <w:pPr>
        <w:jc w:val="center"/>
        <w:rPr>
          <w:rFonts w:ascii="Times New Roman" w:hAnsi="Times New Roman" w:cs="Times New Roman"/>
        </w:rPr>
      </w:pPr>
    </w:p>
    <w:p w14:paraId="52A97EE2" w14:textId="77777777" w:rsidR="000370B1" w:rsidRDefault="000370B1" w:rsidP="00195913">
      <w:pPr>
        <w:jc w:val="center"/>
        <w:rPr>
          <w:rFonts w:ascii="Times New Roman" w:hAnsi="Times New Roman" w:cs="Times New Roman"/>
        </w:rPr>
      </w:pPr>
    </w:p>
    <w:p w14:paraId="79166E0F" w14:textId="77777777" w:rsidR="000370B1" w:rsidRDefault="000370B1" w:rsidP="00195913">
      <w:pPr>
        <w:jc w:val="center"/>
        <w:rPr>
          <w:rFonts w:ascii="Times New Roman" w:hAnsi="Times New Roman" w:cs="Times New Roman"/>
        </w:rPr>
      </w:pPr>
    </w:p>
    <w:p w14:paraId="66AE1B7B" w14:textId="77777777" w:rsidR="000370B1" w:rsidRDefault="000370B1" w:rsidP="00195913">
      <w:pPr>
        <w:jc w:val="center"/>
        <w:rPr>
          <w:rFonts w:ascii="Times New Roman" w:hAnsi="Times New Roman" w:cs="Times New Roman"/>
        </w:rPr>
      </w:pPr>
    </w:p>
    <w:p w14:paraId="6CEF0660" w14:textId="77777777" w:rsidR="000370B1" w:rsidRDefault="000370B1" w:rsidP="00195913">
      <w:pPr>
        <w:jc w:val="center"/>
        <w:rPr>
          <w:rFonts w:ascii="Times New Roman" w:hAnsi="Times New Roman" w:cs="Times New Roman"/>
        </w:rPr>
      </w:pPr>
    </w:p>
    <w:p w14:paraId="7DD43DC0" w14:textId="77777777" w:rsidR="000370B1" w:rsidRDefault="000370B1" w:rsidP="00195913">
      <w:pPr>
        <w:jc w:val="center"/>
        <w:rPr>
          <w:rFonts w:ascii="Times New Roman" w:hAnsi="Times New Roman" w:cs="Times New Roman"/>
        </w:rPr>
      </w:pPr>
    </w:p>
    <w:p w14:paraId="2C06BB4A" w14:textId="77777777" w:rsidR="000370B1" w:rsidRDefault="000370B1" w:rsidP="00195913">
      <w:pPr>
        <w:jc w:val="center"/>
        <w:rPr>
          <w:rFonts w:ascii="Times New Roman" w:hAnsi="Times New Roman" w:cs="Times New Roman"/>
        </w:rPr>
      </w:pPr>
    </w:p>
    <w:p w14:paraId="0BB651B5" w14:textId="77777777" w:rsidR="000370B1" w:rsidRDefault="000370B1" w:rsidP="00195913">
      <w:pPr>
        <w:jc w:val="center"/>
        <w:rPr>
          <w:rFonts w:ascii="Times New Roman" w:hAnsi="Times New Roman" w:cs="Times New Roman"/>
        </w:rPr>
      </w:pPr>
    </w:p>
    <w:p w14:paraId="0D8818C2" w14:textId="194BCAF8" w:rsidR="00195913" w:rsidRPr="000370B1" w:rsidRDefault="00195913" w:rsidP="00195913">
      <w:pPr>
        <w:jc w:val="center"/>
        <w:rPr>
          <w:rFonts w:ascii="Times New Roman" w:hAnsi="Times New Roman" w:cs="Times New Roman"/>
          <w:b/>
          <w:bCs/>
        </w:rPr>
      </w:pPr>
      <w:r w:rsidRPr="000370B1">
        <w:rPr>
          <w:rFonts w:ascii="Times New Roman" w:hAnsi="Times New Roman" w:cs="Times New Roman"/>
          <w:b/>
          <w:bCs/>
        </w:rPr>
        <w:lastRenderedPageBreak/>
        <w:t>CHAPTER TWO</w:t>
      </w:r>
    </w:p>
    <w:p w14:paraId="392A8299" w14:textId="77777777" w:rsidR="00195913" w:rsidRPr="000370B1" w:rsidRDefault="00195913" w:rsidP="00195913">
      <w:pPr>
        <w:jc w:val="center"/>
        <w:rPr>
          <w:rFonts w:ascii="Times New Roman" w:hAnsi="Times New Roman" w:cs="Times New Roman"/>
          <w:b/>
          <w:bCs/>
        </w:rPr>
      </w:pPr>
      <w:r w:rsidRPr="000370B1">
        <w:rPr>
          <w:rFonts w:ascii="Times New Roman" w:hAnsi="Times New Roman" w:cs="Times New Roman"/>
          <w:b/>
          <w:bCs/>
        </w:rPr>
        <w:t>LITERATURE REVIEW</w:t>
      </w:r>
    </w:p>
    <w:p w14:paraId="2EE1034C" w14:textId="594D33AB" w:rsidR="00195913" w:rsidRPr="00195913" w:rsidRDefault="00195913" w:rsidP="00195913">
      <w:pPr>
        <w:rPr>
          <w:rFonts w:ascii="Times New Roman" w:hAnsi="Times New Roman" w:cs="Times New Roman"/>
        </w:rPr>
      </w:pPr>
      <w:r w:rsidRPr="00195913">
        <w:rPr>
          <w:rFonts w:ascii="Times New Roman" w:hAnsi="Times New Roman" w:cs="Times New Roman"/>
        </w:rPr>
        <w:t xml:space="preserve">2.1 </w:t>
      </w:r>
      <w:r w:rsidR="000370B1">
        <w:rPr>
          <w:rFonts w:ascii="Times New Roman" w:hAnsi="Times New Roman" w:cs="Times New Roman"/>
          <w:sz w:val="24"/>
          <w:szCs w:val="24"/>
        </w:rPr>
        <w:t xml:space="preserve">The Concept of </w:t>
      </w:r>
      <w:r w:rsidR="000370B1" w:rsidRPr="00195913">
        <w:rPr>
          <w:rFonts w:ascii="Times New Roman" w:hAnsi="Times New Roman" w:cs="Times New Roman"/>
          <w:sz w:val="24"/>
          <w:szCs w:val="24"/>
        </w:rPr>
        <w:t>Human Resource Management</w:t>
      </w:r>
    </w:p>
    <w:p w14:paraId="09483AAD" w14:textId="43EC162F" w:rsidR="00195913" w:rsidRDefault="00195913" w:rsidP="00195913">
      <w:pPr>
        <w:rPr>
          <w:rFonts w:ascii="Times New Roman" w:hAnsi="Times New Roman" w:cs="Times New Roman"/>
          <w:sz w:val="24"/>
          <w:szCs w:val="24"/>
        </w:rPr>
      </w:pPr>
      <w:r w:rsidRPr="00195913">
        <w:rPr>
          <w:rFonts w:ascii="Times New Roman" w:hAnsi="Times New Roman" w:cs="Times New Roman"/>
        </w:rPr>
        <w:t>2.2</w:t>
      </w:r>
      <w:r w:rsidR="000370B1">
        <w:rPr>
          <w:rFonts w:ascii="Times New Roman" w:hAnsi="Times New Roman" w:cs="Times New Roman"/>
        </w:rPr>
        <w:t xml:space="preserve"> </w:t>
      </w:r>
      <w:r w:rsidR="000370B1" w:rsidRPr="00195913">
        <w:rPr>
          <w:rFonts w:ascii="Times New Roman" w:hAnsi="Times New Roman" w:cs="Times New Roman"/>
          <w:sz w:val="24"/>
          <w:szCs w:val="24"/>
        </w:rPr>
        <w:t>Review of Human Resource Management</w:t>
      </w:r>
    </w:p>
    <w:p w14:paraId="68F4130E" w14:textId="4888063D" w:rsidR="000370B1" w:rsidRPr="00195913" w:rsidRDefault="000370B1" w:rsidP="00195913">
      <w:pPr>
        <w:rPr>
          <w:rFonts w:ascii="Times New Roman" w:hAnsi="Times New Roman" w:cs="Times New Roman"/>
        </w:rPr>
      </w:pPr>
      <w:r w:rsidRPr="00195913">
        <w:rPr>
          <w:rFonts w:ascii="Times New Roman" w:hAnsi="Times New Roman" w:cs="Times New Roman"/>
          <w:sz w:val="24"/>
          <w:szCs w:val="24"/>
        </w:rPr>
        <w:t>2.2.1</w:t>
      </w:r>
      <w:r w:rsidRPr="00195913">
        <w:rPr>
          <w:rFonts w:ascii="Times New Roman" w:hAnsi="Times New Roman" w:cs="Times New Roman"/>
          <w:sz w:val="24"/>
          <w:szCs w:val="24"/>
        </w:rPr>
        <w:tab/>
        <w:t>HRM practices in the pre-technological era</w:t>
      </w:r>
    </w:p>
    <w:p w14:paraId="32FFBDF0" w14:textId="40D227C9" w:rsidR="00195913" w:rsidRPr="00195913" w:rsidRDefault="00195913" w:rsidP="00195913">
      <w:pPr>
        <w:rPr>
          <w:rFonts w:ascii="Times New Roman" w:hAnsi="Times New Roman" w:cs="Times New Roman"/>
        </w:rPr>
      </w:pPr>
      <w:r w:rsidRPr="00195913">
        <w:rPr>
          <w:rFonts w:ascii="Times New Roman" w:hAnsi="Times New Roman" w:cs="Times New Roman"/>
        </w:rPr>
        <w:t>2.3</w:t>
      </w:r>
      <w:r w:rsidR="000370B1">
        <w:rPr>
          <w:rFonts w:ascii="Times New Roman" w:hAnsi="Times New Roman" w:cs="Times New Roman"/>
        </w:rPr>
        <w:t xml:space="preserve"> </w:t>
      </w:r>
      <w:r w:rsidR="000370B1" w:rsidRPr="00195913">
        <w:rPr>
          <w:rFonts w:ascii="Times New Roman" w:hAnsi="Times New Roman" w:cs="Times New Roman"/>
          <w:sz w:val="24"/>
          <w:szCs w:val="24"/>
        </w:rPr>
        <w:t>Location Based Services and Evolution of Electronic Monitoring</w:t>
      </w:r>
    </w:p>
    <w:p w14:paraId="182677C8" w14:textId="1B5F554F" w:rsidR="00195913" w:rsidRDefault="00195913" w:rsidP="00195913">
      <w:pPr>
        <w:rPr>
          <w:rFonts w:ascii="Times New Roman" w:hAnsi="Times New Roman" w:cs="Times New Roman"/>
          <w:sz w:val="24"/>
          <w:szCs w:val="24"/>
        </w:rPr>
      </w:pPr>
      <w:r w:rsidRPr="00195913">
        <w:rPr>
          <w:rFonts w:ascii="Times New Roman" w:hAnsi="Times New Roman" w:cs="Times New Roman"/>
        </w:rPr>
        <w:t>2.4</w:t>
      </w:r>
      <w:r w:rsidR="000370B1">
        <w:rPr>
          <w:rFonts w:ascii="Times New Roman" w:hAnsi="Times New Roman" w:cs="Times New Roman"/>
        </w:rPr>
        <w:t xml:space="preserve"> </w:t>
      </w:r>
      <w:r w:rsidR="000370B1" w:rsidRPr="00195913">
        <w:rPr>
          <w:rFonts w:ascii="Times New Roman" w:hAnsi="Times New Roman" w:cs="Times New Roman"/>
          <w:sz w:val="24"/>
          <w:szCs w:val="24"/>
        </w:rPr>
        <w:t>Positioning Techniques and Systems</w:t>
      </w:r>
    </w:p>
    <w:p w14:paraId="5833D3E1" w14:textId="05DBFF3D" w:rsidR="000370B1" w:rsidRPr="00195913" w:rsidRDefault="000370B1" w:rsidP="000370B1">
      <w:pPr>
        <w:spacing w:line="360" w:lineRule="auto"/>
        <w:rPr>
          <w:rFonts w:ascii="Times New Roman" w:hAnsi="Times New Roman" w:cs="Times New Roman"/>
          <w:sz w:val="24"/>
          <w:szCs w:val="24"/>
        </w:rPr>
      </w:pPr>
      <w:r w:rsidRPr="00195913">
        <w:rPr>
          <w:rFonts w:ascii="Times New Roman" w:hAnsi="Times New Roman" w:cs="Times New Roman"/>
          <w:sz w:val="24"/>
          <w:szCs w:val="24"/>
        </w:rPr>
        <w:t>2.5</w:t>
      </w:r>
      <w:r>
        <w:rPr>
          <w:rFonts w:ascii="Times New Roman" w:hAnsi="Times New Roman" w:cs="Times New Roman"/>
          <w:sz w:val="24"/>
          <w:szCs w:val="24"/>
        </w:rPr>
        <w:t xml:space="preserve"> </w:t>
      </w:r>
      <w:r w:rsidRPr="00195913">
        <w:rPr>
          <w:rFonts w:ascii="Times New Roman" w:hAnsi="Times New Roman" w:cs="Times New Roman"/>
          <w:sz w:val="24"/>
          <w:szCs w:val="24"/>
        </w:rPr>
        <w:t>Review of Radio Frequency Identification (RFID) Technology</w:t>
      </w:r>
    </w:p>
    <w:p w14:paraId="445A5320" w14:textId="678535FF" w:rsidR="000370B1" w:rsidRPr="00195913" w:rsidRDefault="000370B1" w:rsidP="000370B1">
      <w:pPr>
        <w:rPr>
          <w:rFonts w:ascii="Times New Roman" w:hAnsi="Times New Roman" w:cs="Times New Roman"/>
        </w:rPr>
      </w:pPr>
      <w:r w:rsidRPr="00195913">
        <w:rPr>
          <w:rFonts w:ascii="Times New Roman" w:hAnsi="Times New Roman" w:cs="Times New Roman"/>
          <w:sz w:val="24"/>
          <w:szCs w:val="24"/>
        </w:rPr>
        <w:t>2.5.1</w:t>
      </w:r>
      <w:r w:rsidRPr="00195913">
        <w:rPr>
          <w:rFonts w:ascii="Times New Roman" w:hAnsi="Times New Roman" w:cs="Times New Roman"/>
          <w:sz w:val="24"/>
          <w:szCs w:val="24"/>
        </w:rPr>
        <w:tab/>
        <w:t>RFID Components</w:t>
      </w:r>
    </w:p>
    <w:p w14:paraId="16CDF419" w14:textId="5C1B5FC5" w:rsidR="00195913" w:rsidRPr="00195913" w:rsidRDefault="00195913" w:rsidP="00195913">
      <w:pPr>
        <w:rPr>
          <w:rFonts w:ascii="Times New Roman" w:hAnsi="Times New Roman" w:cs="Times New Roman"/>
        </w:rPr>
      </w:pPr>
      <w:r w:rsidRPr="00195913">
        <w:rPr>
          <w:rFonts w:ascii="Times New Roman" w:hAnsi="Times New Roman" w:cs="Times New Roman"/>
        </w:rPr>
        <w:t>2.</w:t>
      </w:r>
      <w:r w:rsidR="000370B1">
        <w:rPr>
          <w:rFonts w:ascii="Times New Roman" w:hAnsi="Times New Roman" w:cs="Times New Roman"/>
        </w:rPr>
        <w:t>6</w:t>
      </w:r>
      <w:r w:rsidRPr="00195913">
        <w:rPr>
          <w:rFonts w:ascii="Times New Roman" w:hAnsi="Times New Roman" w:cs="Times New Roman"/>
        </w:rPr>
        <w:t xml:space="preserve"> </w:t>
      </w:r>
      <w:r w:rsidR="000370B1" w:rsidRPr="00195913">
        <w:rPr>
          <w:rFonts w:ascii="Times New Roman" w:hAnsi="Times New Roman" w:cs="Times New Roman"/>
        </w:rPr>
        <w:t>Related Works</w:t>
      </w:r>
    </w:p>
    <w:p w14:paraId="761A1EA6" w14:textId="77777777" w:rsidR="00195913" w:rsidRPr="00195913" w:rsidRDefault="00195913" w:rsidP="00195913">
      <w:pPr>
        <w:rPr>
          <w:rFonts w:ascii="Times New Roman" w:hAnsi="Times New Roman" w:cs="Times New Roman"/>
        </w:rPr>
      </w:pPr>
    </w:p>
    <w:p w14:paraId="6316AFA7" w14:textId="77777777" w:rsidR="00195913" w:rsidRPr="00195913" w:rsidRDefault="00195913" w:rsidP="00195913">
      <w:pPr>
        <w:rPr>
          <w:rFonts w:ascii="Times New Roman" w:hAnsi="Times New Roman" w:cs="Times New Roman"/>
        </w:rPr>
      </w:pPr>
    </w:p>
    <w:p w14:paraId="785D827D" w14:textId="77777777" w:rsidR="00195913" w:rsidRPr="00195913" w:rsidRDefault="00195913" w:rsidP="00195913">
      <w:pPr>
        <w:rPr>
          <w:rFonts w:ascii="Times New Roman" w:hAnsi="Times New Roman" w:cs="Times New Roman"/>
        </w:rPr>
      </w:pPr>
    </w:p>
    <w:p w14:paraId="3663FA09" w14:textId="77777777" w:rsidR="00195913" w:rsidRPr="00195913" w:rsidRDefault="00195913" w:rsidP="00195913">
      <w:pPr>
        <w:rPr>
          <w:rFonts w:ascii="Times New Roman" w:hAnsi="Times New Roman" w:cs="Times New Roman"/>
        </w:rPr>
      </w:pPr>
    </w:p>
    <w:p w14:paraId="347BF23A" w14:textId="77777777" w:rsidR="00195913" w:rsidRPr="00195913" w:rsidRDefault="00195913" w:rsidP="00195913">
      <w:pPr>
        <w:rPr>
          <w:rFonts w:ascii="Times New Roman" w:hAnsi="Times New Roman" w:cs="Times New Roman"/>
        </w:rPr>
      </w:pPr>
    </w:p>
    <w:p w14:paraId="12087570" w14:textId="77777777" w:rsidR="00195913" w:rsidRPr="00195913" w:rsidRDefault="00195913" w:rsidP="00195913">
      <w:pPr>
        <w:rPr>
          <w:rFonts w:ascii="Times New Roman" w:hAnsi="Times New Roman" w:cs="Times New Roman"/>
        </w:rPr>
      </w:pPr>
    </w:p>
    <w:p w14:paraId="698DFF69" w14:textId="77777777" w:rsidR="00195913" w:rsidRPr="00195913" w:rsidRDefault="00195913" w:rsidP="00195913">
      <w:pPr>
        <w:rPr>
          <w:rFonts w:ascii="Times New Roman" w:hAnsi="Times New Roman" w:cs="Times New Roman"/>
        </w:rPr>
      </w:pPr>
    </w:p>
    <w:p w14:paraId="078C420E" w14:textId="77777777" w:rsidR="00195913" w:rsidRPr="00195913" w:rsidRDefault="00195913" w:rsidP="00195913">
      <w:pPr>
        <w:rPr>
          <w:rFonts w:ascii="Times New Roman" w:hAnsi="Times New Roman" w:cs="Times New Roman"/>
        </w:rPr>
      </w:pPr>
    </w:p>
    <w:p w14:paraId="2ACEBD92" w14:textId="77777777" w:rsidR="00195913" w:rsidRPr="00195913" w:rsidRDefault="00195913" w:rsidP="00195913">
      <w:pPr>
        <w:rPr>
          <w:rFonts w:ascii="Times New Roman" w:hAnsi="Times New Roman" w:cs="Times New Roman"/>
        </w:rPr>
      </w:pPr>
    </w:p>
    <w:p w14:paraId="584B6381" w14:textId="77777777" w:rsidR="00195913" w:rsidRPr="00195913" w:rsidRDefault="00195913" w:rsidP="00195913">
      <w:pPr>
        <w:rPr>
          <w:rFonts w:ascii="Times New Roman" w:hAnsi="Times New Roman" w:cs="Times New Roman"/>
        </w:rPr>
      </w:pPr>
    </w:p>
    <w:p w14:paraId="1B595A0D" w14:textId="77777777" w:rsidR="000370B1" w:rsidRDefault="000370B1" w:rsidP="00195913">
      <w:pPr>
        <w:jc w:val="center"/>
        <w:rPr>
          <w:rFonts w:ascii="Times New Roman" w:hAnsi="Times New Roman" w:cs="Times New Roman"/>
        </w:rPr>
      </w:pPr>
    </w:p>
    <w:p w14:paraId="33006A10" w14:textId="77777777" w:rsidR="000370B1" w:rsidRDefault="000370B1" w:rsidP="00195913">
      <w:pPr>
        <w:jc w:val="center"/>
        <w:rPr>
          <w:rFonts w:ascii="Times New Roman" w:hAnsi="Times New Roman" w:cs="Times New Roman"/>
        </w:rPr>
      </w:pPr>
    </w:p>
    <w:p w14:paraId="2009D316" w14:textId="77777777" w:rsidR="000370B1" w:rsidRDefault="000370B1" w:rsidP="00195913">
      <w:pPr>
        <w:jc w:val="center"/>
        <w:rPr>
          <w:rFonts w:ascii="Times New Roman" w:hAnsi="Times New Roman" w:cs="Times New Roman"/>
        </w:rPr>
      </w:pPr>
    </w:p>
    <w:p w14:paraId="29456D3A" w14:textId="77777777" w:rsidR="000370B1" w:rsidRDefault="000370B1" w:rsidP="00195913">
      <w:pPr>
        <w:jc w:val="center"/>
        <w:rPr>
          <w:rFonts w:ascii="Times New Roman" w:hAnsi="Times New Roman" w:cs="Times New Roman"/>
        </w:rPr>
      </w:pPr>
    </w:p>
    <w:p w14:paraId="1F04C422" w14:textId="77777777" w:rsidR="000370B1" w:rsidRDefault="000370B1" w:rsidP="00195913">
      <w:pPr>
        <w:jc w:val="center"/>
        <w:rPr>
          <w:rFonts w:ascii="Times New Roman" w:hAnsi="Times New Roman" w:cs="Times New Roman"/>
        </w:rPr>
      </w:pPr>
    </w:p>
    <w:p w14:paraId="2FF23CCB" w14:textId="77777777" w:rsidR="000370B1" w:rsidRDefault="000370B1" w:rsidP="00195913">
      <w:pPr>
        <w:jc w:val="center"/>
        <w:rPr>
          <w:rFonts w:ascii="Times New Roman" w:hAnsi="Times New Roman" w:cs="Times New Roman"/>
        </w:rPr>
      </w:pPr>
    </w:p>
    <w:p w14:paraId="231855E0" w14:textId="77777777" w:rsidR="000370B1" w:rsidRDefault="000370B1" w:rsidP="00195913">
      <w:pPr>
        <w:jc w:val="center"/>
        <w:rPr>
          <w:rFonts w:ascii="Times New Roman" w:hAnsi="Times New Roman" w:cs="Times New Roman"/>
        </w:rPr>
      </w:pPr>
    </w:p>
    <w:p w14:paraId="4DBE3684" w14:textId="77777777" w:rsidR="000370B1" w:rsidRDefault="000370B1" w:rsidP="00195913">
      <w:pPr>
        <w:jc w:val="center"/>
        <w:rPr>
          <w:rFonts w:ascii="Times New Roman" w:hAnsi="Times New Roman" w:cs="Times New Roman"/>
        </w:rPr>
      </w:pPr>
    </w:p>
    <w:p w14:paraId="5F35210E" w14:textId="77A345EB" w:rsidR="00195913" w:rsidRPr="00CE041F" w:rsidRDefault="00195913" w:rsidP="00195913">
      <w:pPr>
        <w:jc w:val="center"/>
        <w:rPr>
          <w:rFonts w:ascii="Times New Roman" w:hAnsi="Times New Roman" w:cs="Times New Roman"/>
          <w:b/>
          <w:bCs/>
        </w:rPr>
      </w:pPr>
      <w:r w:rsidRPr="00CE041F">
        <w:rPr>
          <w:rFonts w:ascii="Times New Roman" w:hAnsi="Times New Roman" w:cs="Times New Roman"/>
          <w:b/>
          <w:bCs/>
        </w:rPr>
        <w:lastRenderedPageBreak/>
        <w:t>CHAPTER THREE</w:t>
      </w:r>
    </w:p>
    <w:p w14:paraId="14420415" w14:textId="557E5979" w:rsidR="00195913" w:rsidRPr="00CE041F" w:rsidRDefault="00195913" w:rsidP="00195913">
      <w:pPr>
        <w:jc w:val="center"/>
        <w:rPr>
          <w:rFonts w:ascii="Times New Roman" w:hAnsi="Times New Roman" w:cs="Times New Roman"/>
          <w:b/>
          <w:bCs/>
        </w:rPr>
      </w:pPr>
      <w:r w:rsidRPr="00CE041F">
        <w:rPr>
          <w:rFonts w:ascii="Times New Roman" w:hAnsi="Times New Roman" w:cs="Times New Roman"/>
          <w:b/>
          <w:bCs/>
        </w:rPr>
        <w:t>METHODOLOGY</w:t>
      </w:r>
    </w:p>
    <w:p w14:paraId="43A365FB" w14:textId="2FEF410A" w:rsidR="00195913" w:rsidRPr="00195913" w:rsidRDefault="00195913" w:rsidP="00195913">
      <w:pPr>
        <w:pStyle w:val="Heading3"/>
        <w:spacing w:before="0"/>
        <w:ind w:left="0"/>
        <w:rPr>
          <w:rFonts w:ascii="Times New Roman" w:hAnsi="Times New Roman" w:cs="Times New Roman"/>
          <w:color w:val="auto"/>
        </w:rPr>
      </w:pPr>
      <w:r w:rsidRPr="00195913">
        <w:rPr>
          <w:rStyle w:val="Strong"/>
          <w:rFonts w:ascii="Times New Roman" w:hAnsi="Times New Roman" w:cs="Times New Roman"/>
          <w:color w:val="auto"/>
        </w:rPr>
        <w:t>3.1 Overview of the Model/</w:t>
      </w:r>
      <w:r w:rsidR="00CE041F">
        <w:rPr>
          <w:rStyle w:val="Strong"/>
          <w:rFonts w:ascii="Times New Roman" w:hAnsi="Times New Roman" w:cs="Times New Roman"/>
          <w:color w:val="auto"/>
        </w:rPr>
        <w:t>Method/</w:t>
      </w:r>
      <w:r w:rsidRPr="00195913">
        <w:rPr>
          <w:rStyle w:val="Strong"/>
          <w:rFonts w:ascii="Times New Roman" w:hAnsi="Times New Roman" w:cs="Times New Roman"/>
          <w:color w:val="auto"/>
        </w:rPr>
        <w:t>Algorithm</w:t>
      </w:r>
    </w:p>
    <w:p w14:paraId="6E8C2B8B" w14:textId="77777777" w:rsidR="00195913" w:rsidRPr="00195913" w:rsidRDefault="00195913" w:rsidP="00195913">
      <w:pPr>
        <w:pStyle w:val="NormalWeb"/>
        <w:spacing w:before="0" w:beforeAutospacing="0" w:after="0" w:afterAutospacing="0"/>
      </w:pPr>
      <w:r w:rsidRPr="00195913">
        <w:t xml:space="preserve">The proposed study utilizes </w:t>
      </w:r>
      <w:r w:rsidRPr="00195913">
        <w:rPr>
          <w:rStyle w:val="Strong"/>
          <w:rFonts w:eastAsiaTheme="majorEastAsia"/>
        </w:rPr>
        <w:t>[Name of Model/Algorithm, e.g., Deep Learning, Machine Learning, AI, Statistical Model]</w:t>
      </w:r>
      <w:r w:rsidRPr="00195913">
        <w:t xml:space="preserve"> to solve </w:t>
      </w:r>
      <w:r w:rsidRPr="00195913">
        <w:rPr>
          <w:rStyle w:val="Strong"/>
          <w:rFonts w:eastAsiaTheme="majorEastAsia"/>
        </w:rPr>
        <w:t>[mention the research problem]</w:t>
      </w:r>
      <w:r w:rsidRPr="00195913">
        <w:t xml:space="preserve">. The choice of this model is due to its </w:t>
      </w:r>
      <w:r w:rsidRPr="00195913">
        <w:rPr>
          <w:rStyle w:val="Strong"/>
          <w:rFonts w:eastAsiaTheme="majorEastAsia"/>
        </w:rPr>
        <w:t>[mention advantages, e.g., high accuracy, scalability, ability to learn from data]</w:t>
      </w:r>
      <w:r w:rsidRPr="00195913">
        <w:t>.</w:t>
      </w:r>
    </w:p>
    <w:p w14:paraId="126F59C7" w14:textId="77777777" w:rsidR="00195913" w:rsidRPr="00195913" w:rsidRDefault="00195913" w:rsidP="00195913">
      <w:pPr>
        <w:pStyle w:val="Heading3"/>
        <w:spacing w:before="0"/>
        <w:ind w:left="0"/>
        <w:rPr>
          <w:rFonts w:ascii="Times New Roman" w:hAnsi="Times New Roman" w:cs="Times New Roman"/>
          <w:color w:val="auto"/>
        </w:rPr>
      </w:pPr>
      <w:r w:rsidRPr="00195913">
        <w:rPr>
          <w:rStyle w:val="Strong"/>
          <w:rFonts w:ascii="Times New Roman" w:hAnsi="Times New Roman" w:cs="Times New Roman"/>
          <w:color w:val="auto"/>
        </w:rPr>
        <w:t>3.2 Mathematical Representation</w:t>
      </w:r>
    </w:p>
    <w:p w14:paraId="54D3D885" w14:textId="77777777" w:rsidR="00195913" w:rsidRPr="00195913" w:rsidRDefault="00195913" w:rsidP="00195913">
      <w:pPr>
        <w:pStyle w:val="NormalWeb"/>
        <w:spacing w:before="0" w:beforeAutospacing="0" w:after="0" w:afterAutospacing="0"/>
      </w:pPr>
      <w:r w:rsidRPr="00195913">
        <w:t xml:space="preserve">The mathematical formulation of the </w:t>
      </w:r>
      <w:r w:rsidRPr="00195913">
        <w:rPr>
          <w:rStyle w:val="Strong"/>
          <w:rFonts w:eastAsiaTheme="majorEastAsia"/>
        </w:rPr>
        <w:t>[chosen model/algorithm]</w:t>
      </w:r>
      <w:r w:rsidRPr="00195913">
        <w:t xml:space="preserve"> is presented below.</w:t>
      </w:r>
    </w:p>
    <w:p w14:paraId="5E264D1E" w14:textId="77777777" w:rsidR="00195913" w:rsidRPr="00195913" w:rsidRDefault="00195913" w:rsidP="00195913">
      <w:pPr>
        <w:pStyle w:val="Heading4"/>
        <w:spacing w:before="0"/>
        <w:ind w:left="0"/>
        <w:rPr>
          <w:rFonts w:ascii="Times New Roman" w:hAnsi="Times New Roman" w:cs="Times New Roman"/>
          <w:color w:val="auto"/>
        </w:rPr>
      </w:pPr>
      <w:r w:rsidRPr="00195913">
        <w:rPr>
          <w:rStyle w:val="Strong"/>
          <w:rFonts w:ascii="Times New Roman" w:hAnsi="Times New Roman" w:cs="Times New Roman"/>
          <w:color w:val="auto"/>
        </w:rPr>
        <w:t>3.2.1 Model Formulation</w:t>
      </w:r>
    </w:p>
    <w:p w14:paraId="7E6959D4" w14:textId="77777777" w:rsidR="00195913" w:rsidRPr="00195913" w:rsidRDefault="00195913" w:rsidP="00195913">
      <w:pPr>
        <w:pStyle w:val="NormalWeb"/>
        <w:spacing w:before="0" w:beforeAutospacing="0" w:after="0" w:afterAutospacing="0"/>
      </w:pPr>
      <w:r w:rsidRPr="00195913">
        <w:t xml:space="preserve"> </w:t>
      </w:r>
      <w:r w:rsidRPr="00195913">
        <w:rPr>
          <w:rStyle w:val="Strong"/>
        </w:rPr>
        <w:t>3</w:t>
      </w:r>
      <w:r w:rsidRPr="00195913">
        <w:rPr>
          <w:rStyle w:val="Strong"/>
          <w:rFonts w:eastAsiaTheme="majorEastAsia"/>
        </w:rPr>
        <w:t>.2.2 Algorithm Pseudocode</w:t>
      </w:r>
    </w:p>
    <w:p w14:paraId="2AA8035E"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Algorithm: Model Training and Prediction</w:t>
      </w:r>
    </w:p>
    <w:p w14:paraId="0A95EF9D"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1. Initialize model parameters θ</w:t>
      </w:r>
    </w:p>
    <w:p w14:paraId="351611EF"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2. Load dataset (X, Y)</w:t>
      </w:r>
    </w:p>
    <w:p w14:paraId="2ABAC4A2"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3. Split dataset into training and testing sets</w:t>
      </w:r>
    </w:p>
    <w:p w14:paraId="5A164747"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4. Train model using backpropagation and gradient descent:</w:t>
      </w:r>
    </w:p>
    <w:p w14:paraId="23B95320"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 xml:space="preserve">    a. Compute loss function </w:t>
      </w:r>
      <w:proofErr w:type="gramStart"/>
      <w:r w:rsidRPr="00195913">
        <w:rPr>
          <w:rStyle w:val="HTMLCode"/>
          <w:rFonts w:ascii="Times New Roman" w:hAnsi="Times New Roman" w:cs="Times New Roman"/>
        </w:rPr>
        <w:t>L(</w:t>
      </w:r>
      <w:proofErr w:type="gramEnd"/>
      <w:r w:rsidRPr="00195913">
        <w:rPr>
          <w:rStyle w:val="HTMLCode"/>
          <w:rFonts w:ascii="Times New Roman" w:hAnsi="Times New Roman" w:cs="Times New Roman"/>
        </w:rPr>
        <w:t>y, ŷ)</w:t>
      </w:r>
    </w:p>
    <w:p w14:paraId="17B6AE6C"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 xml:space="preserve">    b. Update model parameters θ using:</w:t>
      </w:r>
    </w:p>
    <w:p w14:paraId="564E16C3"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 xml:space="preserve">       θ = θ - α * </w:t>
      </w:r>
      <w:r w:rsidRPr="00195913">
        <w:rPr>
          <w:rStyle w:val="HTMLCode"/>
          <w:rFonts w:ascii="Cambria Math" w:hAnsi="Cambria Math" w:cs="Cambria Math"/>
        </w:rPr>
        <w:t>∇</w:t>
      </w:r>
      <w:r w:rsidRPr="00195913">
        <w:rPr>
          <w:rStyle w:val="HTMLCode"/>
          <w:rFonts w:ascii="Times New Roman" w:hAnsi="Times New Roman" w:cs="Times New Roman"/>
        </w:rPr>
        <w:t>J(θ)</w:t>
      </w:r>
    </w:p>
    <w:p w14:paraId="0CCC1328"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5. Validate model on test set</w:t>
      </w:r>
    </w:p>
    <w:p w14:paraId="0C07909E"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6. Evaluate performance using accuracy, precision, recall, and F1-score</w:t>
      </w:r>
    </w:p>
    <w:p w14:paraId="1943C1E3" w14:textId="77777777" w:rsidR="00195913" w:rsidRPr="00195913" w:rsidRDefault="00195913" w:rsidP="00195913">
      <w:pPr>
        <w:pStyle w:val="HTMLPreformatted"/>
        <w:ind w:left="720"/>
        <w:rPr>
          <w:rStyle w:val="HTMLCode"/>
          <w:rFonts w:ascii="Times New Roman" w:hAnsi="Times New Roman" w:cs="Times New Roman"/>
        </w:rPr>
      </w:pPr>
      <w:r w:rsidRPr="00195913">
        <w:rPr>
          <w:rStyle w:val="HTMLCode"/>
          <w:rFonts w:ascii="Times New Roman" w:hAnsi="Times New Roman" w:cs="Times New Roman"/>
        </w:rPr>
        <w:t>7. Return trained model</w:t>
      </w:r>
    </w:p>
    <w:p w14:paraId="5771D5B0" w14:textId="77777777" w:rsidR="00195913" w:rsidRPr="00195913" w:rsidRDefault="00195913" w:rsidP="00195913">
      <w:pPr>
        <w:spacing w:after="0"/>
        <w:rPr>
          <w:rFonts w:ascii="Times New Roman" w:hAnsi="Times New Roman" w:cs="Times New Roman"/>
        </w:rPr>
      </w:pPr>
    </w:p>
    <w:p w14:paraId="451FB1EE" w14:textId="77777777" w:rsidR="00195913" w:rsidRPr="00195913" w:rsidRDefault="00195913" w:rsidP="00195913">
      <w:pPr>
        <w:pStyle w:val="Heading2"/>
        <w:spacing w:before="0" w:after="0"/>
        <w:jc w:val="left"/>
      </w:pPr>
      <w:r w:rsidRPr="00195913">
        <w:rPr>
          <w:rStyle w:val="Strong"/>
          <w:rFonts w:eastAsiaTheme="majorEastAsia"/>
        </w:rPr>
        <w:t>3.3. System Architecture</w:t>
      </w:r>
    </w:p>
    <w:p w14:paraId="6BF9CE00" w14:textId="77777777" w:rsidR="00195913" w:rsidRPr="00195913" w:rsidRDefault="00195913" w:rsidP="00195913">
      <w:pPr>
        <w:pStyle w:val="NormalWeb"/>
        <w:spacing w:before="0" w:beforeAutospacing="0" w:after="0" w:afterAutospacing="0"/>
      </w:pPr>
      <w:r w:rsidRPr="00195913">
        <w:t xml:space="preserve">The system architecture defines the overall structure of the proposed solution. It includes various components such as </w:t>
      </w:r>
      <w:r w:rsidRPr="00195913">
        <w:rPr>
          <w:rStyle w:val="Strong"/>
          <w:rFonts w:eastAsiaTheme="majorEastAsia"/>
        </w:rPr>
        <w:t>data preprocessing, model training, prediction module, and evaluation module</w:t>
      </w:r>
      <w:r w:rsidRPr="00195913">
        <w:t>.</w:t>
      </w:r>
    </w:p>
    <w:p w14:paraId="6960CE55" w14:textId="77777777" w:rsidR="00195913" w:rsidRPr="00195913" w:rsidRDefault="00195913" w:rsidP="00195913">
      <w:pPr>
        <w:pStyle w:val="Heading3"/>
        <w:spacing w:before="0"/>
        <w:ind w:left="0"/>
        <w:rPr>
          <w:rFonts w:ascii="Times New Roman" w:hAnsi="Times New Roman" w:cs="Times New Roman"/>
          <w:color w:val="auto"/>
        </w:rPr>
      </w:pPr>
      <w:r w:rsidRPr="00195913">
        <w:rPr>
          <w:rStyle w:val="Strong"/>
          <w:rFonts w:ascii="Times New Roman" w:hAnsi="Times New Roman" w:cs="Times New Roman"/>
          <w:color w:val="auto"/>
        </w:rPr>
        <w:t>3.3.1 System Components</w:t>
      </w:r>
    </w:p>
    <w:p w14:paraId="41D8884B" w14:textId="77777777" w:rsidR="00195913" w:rsidRPr="00195913" w:rsidRDefault="00195913" w:rsidP="00195913">
      <w:pPr>
        <w:numPr>
          <w:ilvl w:val="0"/>
          <w:numId w:val="2"/>
        </w:numPr>
        <w:suppressAutoHyphens w:val="0"/>
        <w:spacing w:after="0" w:line="240" w:lineRule="auto"/>
        <w:rPr>
          <w:rFonts w:ascii="Times New Roman" w:hAnsi="Times New Roman" w:cs="Times New Roman"/>
        </w:rPr>
      </w:pPr>
      <w:r w:rsidRPr="00195913">
        <w:rPr>
          <w:rStyle w:val="Strong"/>
          <w:rFonts w:ascii="Times New Roman" w:eastAsiaTheme="majorEastAsia" w:hAnsi="Times New Roman" w:cs="Times New Roman"/>
        </w:rPr>
        <w:t>Data Collection Module</w:t>
      </w:r>
      <w:r w:rsidRPr="00195913">
        <w:rPr>
          <w:rFonts w:ascii="Times New Roman" w:hAnsi="Times New Roman" w:cs="Times New Roman"/>
        </w:rPr>
        <w:t xml:space="preserve"> – Collects data from </w:t>
      </w:r>
      <w:r w:rsidRPr="00195913">
        <w:rPr>
          <w:rStyle w:val="Strong"/>
          <w:rFonts w:ascii="Times New Roman" w:eastAsiaTheme="majorEastAsia" w:hAnsi="Times New Roman" w:cs="Times New Roman"/>
        </w:rPr>
        <w:t>[mention sources, e.g., social media, databases, APIs]</w:t>
      </w:r>
      <w:r w:rsidRPr="00195913">
        <w:rPr>
          <w:rFonts w:ascii="Times New Roman" w:hAnsi="Times New Roman" w:cs="Times New Roman"/>
        </w:rPr>
        <w:t>.</w:t>
      </w:r>
    </w:p>
    <w:p w14:paraId="2AF170ED" w14:textId="77777777" w:rsidR="00195913" w:rsidRPr="00195913" w:rsidRDefault="00195913" w:rsidP="00195913">
      <w:pPr>
        <w:numPr>
          <w:ilvl w:val="0"/>
          <w:numId w:val="2"/>
        </w:numPr>
        <w:suppressAutoHyphens w:val="0"/>
        <w:spacing w:after="0" w:line="240" w:lineRule="auto"/>
        <w:rPr>
          <w:rFonts w:ascii="Times New Roman" w:hAnsi="Times New Roman" w:cs="Times New Roman"/>
        </w:rPr>
      </w:pPr>
      <w:r w:rsidRPr="00195913">
        <w:rPr>
          <w:rStyle w:val="Strong"/>
          <w:rFonts w:ascii="Times New Roman" w:eastAsiaTheme="majorEastAsia" w:hAnsi="Times New Roman" w:cs="Times New Roman"/>
        </w:rPr>
        <w:t>Preprocessing Module</w:t>
      </w:r>
      <w:r w:rsidRPr="00195913">
        <w:rPr>
          <w:rFonts w:ascii="Times New Roman" w:hAnsi="Times New Roman" w:cs="Times New Roman"/>
        </w:rPr>
        <w:t xml:space="preserve"> – Cleans and transforms data for model training.</w:t>
      </w:r>
    </w:p>
    <w:p w14:paraId="0B85F91C" w14:textId="77777777" w:rsidR="00195913" w:rsidRPr="00195913" w:rsidRDefault="00195913" w:rsidP="00195913">
      <w:pPr>
        <w:numPr>
          <w:ilvl w:val="0"/>
          <w:numId w:val="2"/>
        </w:numPr>
        <w:suppressAutoHyphens w:val="0"/>
        <w:spacing w:after="0" w:line="240" w:lineRule="auto"/>
        <w:rPr>
          <w:rFonts w:ascii="Times New Roman" w:hAnsi="Times New Roman" w:cs="Times New Roman"/>
        </w:rPr>
      </w:pPr>
      <w:r w:rsidRPr="00195913">
        <w:rPr>
          <w:rStyle w:val="Strong"/>
          <w:rFonts w:ascii="Times New Roman" w:eastAsiaTheme="majorEastAsia" w:hAnsi="Times New Roman" w:cs="Times New Roman"/>
        </w:rPr>
        <w:t>Model Training Module</w:t>
      </w:r>
      <w:r w:rsidRPr="00195913">
        <w:rPr>
          <w:rFonts w:ascii="Times New Roman" w:hAnsi="Times New Roman" w:cs="Times New Roman"/>
        </w:rPr>
        <w:t xml:space="preserve"> – Trains the </w:t>
      </w:r>
      <w:r w:rsidRPr="00195913">
        <w:rPr>
          <w:rStyle w:val="Strong"/>
          <w:rFonts w:ascii="Times New Roman" w:eastAsiaTheme="majorEastAsia" w:hAnsi="Times New Roman" w:cs="Times New Roman"/>
        </w:rPr>
        <w:t>[model name]</w:t>
      </w:r>
      <w:r w:rsidRPr="00195913">
        <w:rPr>
          <w:rFonts w:ascii="Times New Roman" w:hAnsi="Times New Roman" w:cs="Times New Roman"/>
        </w:rPr>
        <w:t xml:space="preserve"> using labeled data.</w:t>
      </w:r>
    </w:p>
    <w:p w14:paraId="2DB265D0" w14:textId="77777777" w:rsidR="00195913" w:rsidRPr="00195913" w:rsidRDefault="00195913" w:rsidP="00195913">
      <w:pPr>
        <w:numPr>
          <w:ilvl w:val="0"/>
          <w:numId w:val="2"/>
        </w:numPr>
        <w:suppressAutoHyphens w:val="0"/>
        <w:spacing w:after="0" w:line="240" w:lineRule="auto"/>
        <w:rPr>
          <w:rFonts w:ascii="Times New Roman" w:hAnsi="Times New Roman" w:cs="Times New Roman"/>
        </w:rPr>
      </w:pPr>
      <w:r w:rsidRPr="00195913">
        <w:rPr>
          <w:rStyle w:val="Strong"/>
          <w:rFonts w:ascii="Times New Roman" w:eastAsiaTheme="majorEastAsia" w:hAnsi="Times New Roman" w:cs="Times New Roman"/>
        </w:rPr>
        <w:t>Prediction Module</w:t>
      </w:r>
      <w:r w:rsidRPr="00195913">
        <w:rPr>
          <w:rFonts w:ascii="Times New Roman" w:hAnsi="Times New Roman" w:cs="Times New Roman"/>
        </w:rPr>
        <w:t xml:space="preserve"> – Uses trained model to classify and predict outcomes.</w:t>
      </w:r>
    </w:p>
    <w:p w14:paraId="2FF8B0B5" w14:textId="77777777" w:rsidR="00195913" w:rsidRPr="00195913" w:rsidRDefault="00195913" w:rsidP="00195913">
      <w:pPr>
        <w:numPr>
          <w:ilvl w:val="0"/>
          <w:numId w:val="2"/>
        </w:numPr>
        <w:suppressAutoHyphens w:val="0"/>
        <w:spacing w:after="0" w:line="240" w:lineRule="auto"/>
        <w:rPr>
          <w:rFonts w:ascii="Times New Roman" w:hAnsi="Times New Roman" w:cs="Times New Roman"/>
        </w:rPr>
      </w:pPr>
      <w:r w:rsidRPr="00195913">
        <w:rPr>
          <w:rStyle w:val="Strong"/>
          <w:rFonts w:ascii="Times New Roman" w:eastAsiaTheme="majorEastAsia" w:hAnsi="Times New Roman" w:cs="Times New Roman"/>
        </w:rPr>
        <w:t>Evaluation Module</w:t>
      </w:r>
      <w:r w:rsidRPr="00195913">
        <w:rPr>
          <w:rFonts w:ascii="Times New Roman" w:hAnsi="Times New Roman" w:cs="Times New Roman"/>
        </w:rPr>
        <w:t xml:space="preserve"> – Assesses model performance using </w:t>
      </w:r>
      <w:r w:rsidRPr="00195913">
        <w:rPr>
          <w:rStyle w:val="Strong"/>
          <w:rFonts w:ascii="Times New Roman" w:eastAsiaTheme="majorEastAsia" w:hAnsi="Times New Roman" w:cs="Times New Roman"/>
        </w:rPr>
        <w:t>[evaluation metrics]</w:t>
      </w:r>
      <w:r w:rsidRPr="00195913">
        <w:rPr>
          <w:rFonts w:ascii="Times New Roman" w:hAnsi="Times New Roman" w:cs="Times New Roman"/>
        </w:rPr>
        <w:t>.</w:t>
      </w:r>
    </w:p>
    <w:p w14:paraId="729FE8EA" w14:textId="77777777" w:rsidR="00195913" w:rsidRPr="00195913" w:rsidRDefault="00195913" w:rsidP="00195913">
      <w:pPr>
        <w:pStyle w:val="Heading3"/>
        <w:spacing w:before="0"/>
        <w:ind w:left="0"/>
        <w:rPr>
          <w:rStyle w:val="Strong"/>
          <w:rFonts w:ascii="Times New Roman" w:hAnsi="Times New Roman" w:cs="Times New Roman"/>
          <w:b/>
          <w:bCs/>
          <w:color w:val="auto"/>
        </w:rPr>
      </w:pPr>
    </w:p>
    <w:p w14:paraId="7BB75F0D" w14:textId="77777777" w:rsidR="00195913" w:rsidRPr="00195913" w:rsidRDefault="00195913" w:rsidP="00195913">
      <w:pPr>
        <w:pStyle w:val="Heading3"/>
        <w:spacing w:before="0"/>
        <w:ind w:left="0"/>
        <w:rPr>
          <w:rStyle w:val="Strong"/>
          <w:rFonts w:ascii="Times New Roman" w:hAnsi="Times New Roman" w:cs="Times New Roman"/>
          <w:b/>
          <w:bCs/>
          <w:color w:val="auto"/>
        </w:rPr>
      </w:pPr>
    </w:p>
    <w:p w14:paraId="44C67447" w14:textId="77777777" w:rsidR="00195913" w:rsidRPr="00203516" w:rsidRDefault="00195913" w:rsidP="00195913">
      <w:pPr>
        <w:pStyle w:val="Heading3"/>
        <w:spacing w:before="0"/>
        <w:ind w:left="0"/>
        <w:rPr>
          <w:rFonts w:ascii="Times New Roman" w:hAnsi="Times New Roman" w:cs="Times New Roman"/>
          <w:b w:val="0"/>
          <w:bCs w:val="0"/>
          <w:color w:val="auto"/>
        </w:rPr>
      </w:pPr>
      <w:r w:rsidRPr="00203516">
        <w:rPr>
          <w:rStyle w:val="Strong"/>
          <w:rFonts w:ascii="Times New Roman" w:hAnsi="Times New Roman" w:cs="Times New Roman"/>
          <w:b/>
          <w:bCs/>
          <w:color w:val="auto"/>
        </w:rPr>
        <w:t>3.3.2 System Architecture Diagram</w:t>
      </w:r>
    </w:p>
    <w:p w14:paraId="0C6799B1" w14:textId="77777777" w:rsidR="00195913" w:rsidRPr="00195913" w:rsidRDefault="00195913" w:rsidP="00195913">
      <w:pPr>
        <w:pStyle w:val="NormalWeb"/>
        <w:spacing w:before="0" w:beforeAutospacing="0" w:after="0" w:afterAutospacing="0"/>
      </w:pPr>
      <w:r w:rsidRPr="00195913">
        <w:rPr>
          <w:rStyle w:val="Emphasis"/>
        </w:rPr>
        <w:t>(Insert a diagram illustrating the system architecture)</w:t>
      </w:r>
    </w:p>
    <w:p w14:paraId="7D7FE33B" w14:textId="77777777" w:rsidR="00195913" w:rsidRPr="00195913" w:rsidRDefault="00195913" w:rsidP="00195913">
      <w:pPr>
        <w:spacing w:after="0"/>
        <w:rPr>
          <w:rFonts w:ascii="Times New Roman" w:hAnsi="Times New Roman" w:cs="Times New Roman"/>
        </w:rPr>
      </w:pPr>
    </w:p>
    <w:p w14:paraId="2E3D36A9" w14:textId="77777777" w:rsidR="00195913" w:rsidRPr="00195913" w:rsidRDefault="00195913" w:rsidP="00195913">
      <w:pPr>
        <w:pStyle w:val="Heading2"/>
        <w:spacing w:before="0" w:after="0"/>
        <w:jc w:val="left"/>
      </w:pPr>
      <w:r w:rsidRPr="00195913">
        <w:rPr>
          <w:rStyle w:val="Strong"/>
          <w:rFonts w:eastAsiaTheme="majorEastAsia"/>
        </w:rPr>
        <w:t>3.4. UML Diagram &amp; Flowchart</w:t>
      </w:r>
    </w:p>
    <w:p w14:paraId="7D66BE58" w14:textId="77777777" w:rsidR="00195913" w:rsidRPr="00195913" w:rsidRDefault="00195913" w:rsidP="00195913">
      <w:pPr>
        <w:pStyle w:val="Heading3"/>
        <w:spacing w:before="0"/>
        <w:ind w:left="0"/>
        <w:rPr>
          <w:rFonts w:ascii="Times New Roman" w:hAnsi="Times New Roman" w:cs="Times New Roman"/>
          <w:color w:val="auto"/>
        </w:rPr>
      </w:pPr>
      <w:r w:rsidRPr="00195913">
        <w:rPr>
          <w:rStyle w:val="Strong"/>
          <w:rFonts w:ascii="Times New Roman" w:hAnsi="Times New Roman" w:cs="Times New Roman"/>
          <w:color w:val="auto"/>
        </w:rPr>
        <w:t>3.4.1 UML Diagram</w:t>
      </w:r>
    </w:p>
    <w:p w14:paraId="69A124B6" w14:textId="77777777" w:rsidR="00195913" w:rsidRPr="00195913" w:rsidRDefault="00195913" w:rsidP="00195913">
      <w:pPr>
        <w:pStyle w:val="NormalWeb"/>
        <w:spacing w:before="0" w:beforeAutospacing="0" w:after="0" w:afterAutospacing="0"/>
      </w:pPr>
      <w:r w:rsidRPr="00195913">
        <w:t>Unified Modeling Language (UML) diagrams illustrate the system's components and their interactions.</w:t>
      </w:r>
    </w:p>
    <w:p w14:paraId="660A45F0" w14:textId="77777777" w:rsidR="00195913" w:rsidRPr="00195913" w:rsidRDefault="00195913" w:rsidP="00195913">
      <w:pPr>
        <w:pStyle w:val="NormalWeb"/>
        <w:spacing w:before="0" w:beforeAutospacing="0" w:after="0" w:afterAutospacing="0"/>
      </w:pPr>
      <w:r w:rsidRPr="00195913">
        <w:rPr>
          <w:rStyle w:val="Emphasis"/>
        </w:rPr>
        <w:t>(Insert UML diagrams such as Use Case Diagram, Class Diagram, or Sequence Diagram as applicable)</w:t>
      </w:r>
    </w:p>
    <w:p w14:paraId="3558CB27" w14:textId="77777777" w:rsidR="00203516" w:rsidRPr="00203516" w:rsidRDefault="00203516" w:rsidP="00203516">
      <w:pPr>
        <w:keepNext/>
        <w:keepLines/>
        <w:tabs>
          <w:tab w:val="clear" w:pos="720"/>
        </w:tabs>
        <w:suppressAutoHyphens w:val="0"/>
        <w:spacing w:after="0" w:line="360" w:lineRule="auto"/>
        <w:outlineLvl w:val="1"/>
        <w:rPr>
          <w:rFonts w:ascii="Times New Roman" w:eastAsia="Times New Roman" w:hAnsi="Times New Roman" w:cs="Times New Roman"/>
          <w:b/>
          <w:color w:val="auto"/>
          <w:sz w:val="28"/>
          <w:szCs w:val="28"/>
          <w:lang w:val="en"/>
        </w:rPr>
      </w:pPr>
      <w:r w:rsidRPr="00203516">
        <w:rPr>
          <w:rFonts w:ascii="Times New Roman" w:eastAsia="Times New Roman" w:hAnsi="Times New Roman" w:cs="Times New Roman"/>
          <w:b/>
          <w:color w:val="auto"/>
          <w:sz w:val="28"/>
          <w:szCs w:val="28"/>
          <w:lang w:val="en"/>
        </w:rPr>
        <w:lastRenderedPageBreak/>
        <w:t>3.4. UML Diagram &amp; Flowchart</w:t>
      </w:r>
    </w:p>
    <w:p w14:paraId="2A7654E9" w14:textId="77777777" w:rsidR="00203516" w:rsidRPr="00203516" w:rsidRDefault="00203516" w:rsidP="00203516">
      <w:pPr>
        <w:keepNext/>
        <w:keepLines/>
        <w:tabs>
          <w:tab w:val="clear" w:pos="720"/>
        </w:tabs>
        <w:suppressAutoHyphens w:val="0"/>
        <w:spacing w:after="0" w:line="360" w:lineRule="auto"/>
        <w:outlineLvl w:val="2"/>
        <w:rPr>
          <w:rFonts w:ascii="Cambria" w:eastAsia="Times New Roman" w:hAnsi="Cambria" w:cs="Times New Roman"/>
          <w:b/>
          <w:bCs/>
          <w:color w:val="auto"/>
          <w:sz w:val="24"/>
          <w:szCs w:val="24"/>
          <w:lang w:val="en"/>
        </w:rPr>
      </w:pPr>
      <w:r w:rsidRPr="00203516">
        <w:rPr>
          <w:rFonts w:ascii="Cambria" w:eastAsia="Times New Roman" w:hAnsi="Cambria" w:cs="Times New Roman"/>
          <w:b/>
          <w:bCs/>
          <w:color w:val="auto"/>
          <w:sz w:val="24"/>
          <w:szCs w:val="24"/>
          <w:lang w:val="en"/>
        </w:rPr>
        <w:t>3.4.1 UML Diagram</w:t>
      </w:r>
    </w:p>
    <w:p w14:paraId="18A43BE6" w14:textId="77777777" w:rsidR="00203516" w:rsidRPr="00203516" w:rsidRDefault="00203516" w:rsidP="00203516">
      <w:pPr>
        <w:tabs>
          <w:tab w:val="clear" w:pos="720"/>
        </w:tabs>
        <w:suppressAutoHyphens w:val="0"/>
        <w:spacing w:after="0" w:line="240" w:lineRule="auto"/>
        <w:rPr>
          <w:rFonts w:ascii="Times New Roman" w:eastAsia="Times New Roman" w:hAnsi="Times New Roman" w:cs="Times New Roman"/>
          <w:color w:val="auto"/>
          <w:sz w:val="24"/>
          <w:szCs w:val="24"/>
        </w:rPr>
      </w:pPr>
      <w:r w:rsidRPr="00203516">
        <w:rPr>
          <w:rFonts w:ascii="Times New Roman" w:eastAsia="Times New Roman" w:hAnsi="Times New Roman" w:cs="Times New Roman"/>
          <w:color w:val="auto"/>
          <w:sz w:val="24"/>
          <w:szCs w:val="24"/>
        </w:rPr>
        <w:t>Unified Modeling Language (UML) diagrams illustrate the system's components and their interactions.</w:t>
      </w:r>
    </w:p>
    <w:p w14:paraId="6F9AA471" w14:textId="77777777" w:rsidR="00203516" w:rsidRPr="00203516" w:rsidRDefault="00203516" w:rsidP="00203516">
      <w:pPr>
        <w:tabs>
          <w:tab w:val="clear" w:pos="720"/>
        </w:tabs>
        <w:suppressAutoHyphens w:val="0"/>
        <w:spacing w:after="0" w:line="240" w:lineRule="auto"/>
        <w:rPr>
          <w:rFonts w:ascii="Times New Roman" w:eastAsia="Times New Roman" w:hAnsi="Times New Roman" w:cs="Times New Roman"/>
          <w:color w:val="auto"/>
          <w:sz w:val="24"/>
          <w:szCs w:val="24"/>
        </w:rPr>
      </w:pPr>
      <w:r w:rsidRPr="00203516">
        <w:rPr>
          <w:rFonts w:ascii="Times New Roman" w:eastAsia="Times New Roman" w:hAnsi="Times New Roman" w:cs="Times New Roman"/>
          <w:i/>
          <w:iCs/>
          <w:color w:val="auto"/>
          <w:sz w:val="24"/>
          <w:szCs w:val="24"/>
        </w:rPr>
        <w:t>(Insert UML diagrams such as Use Case Diagram, Class Diagram, or Sequence Diagram as applicable)</w:t>
      </w:r>
    </w:p>
    <w:p w14:paraId="1AA3849B" w14:textId="77777777" w:rsidR="00203516" w:rsidRPr="00203516" w:rsidRDefault="00203516" w:rsidP="00203516">
      <w:pPr>
        <w:keepNext/>
        <w:keepLines/>
        <w:tabs>
          <w:tab w:val="clear" w:pos="720"/>
        </w:tabs>
        <w:suppressAutoHyphens w:val="0"/>
        <w:spacing w:after="0" w:line="360" w:lineRule="auto"/>
        <w:outlineLvl w:val="2"/>
        <w:rPr>
          <w:rFonts w:ascii="Cambria" w:eastAsia="Times New Roman" w:hAnsi="Cambria" w:cs="Times New Roman"/>
          <w:b/>
          <w:bCs/>
          <w:color w:val="auto"/>
          <w:sz w:val="24"/>
          <w:szCs w:val="24"/>
          <w:lang w:val="en"/>
        </w:rPr>
      </w:pPr>
      <w:r w:rsidRPr="00203516">
        <w:rPr>
          <w:rFonts w:ascii="Cambria" w:eastAsia="Times New Roman" w:hAnsi="Cambria" w:cs="Times New Roman"/>
          <w:b/>
          <w:bCs/>
          <w:color w:val="auto"/>
          <w:sz w:val="24"/>
          <w:szCs w:val="24"/>
          <w:lang w:val="en"/>
        </w:rPr>
        <w:t>3.4.2 Flowchart of the Proposed Model</w:t>
      </w:r>
    </w:p>
    <w:p w14:paraId="0E22E409" w14:textId="77777777" w:rsidR="00203516" w:rsidRPr="00203516" w:rsidRDefault="00203516" w:rsidP="00203516">
      <w:pPr>
        <w:tabs>
          <w:tab w:val="clear" w:pos="720"/>
        </w:tabs>
        <w:suppressAutoHyphens w:val="0"/>
        <w:spacing w:after="0" w:line="240" w:lineRule="auto"/>
        <w:rPr>
          <w:rFonts w:ascii="Times New Roman" w:eastAsia="Times New Roman" w:hAnsi="Times New Roman" w:cs="Times New Roman"/>
          <w:color w:val="auto"/>
          <w:sz w:val="24"/>
          <w:szCs w:val="24"/>
        </w:rPr>
      </w:pPr>
      <w:r w:rsidRPr="00203516">
        <w:rPr>
          <w:rFonts w:ascii="Times New Roman" w:eastAsia="Times New Roman" w:hAnsi="Times New Roman" w:cs="Times New Roman"/>
          <w:color w:val="auto"/>
          <w:sz w:val="24"/>
          <w:szCs w:val="24"/>
        </w:rPr>
        <w:t>A flowchart represents the step-by-step flow of the research process.</w:t>
      </w:r>
    </w:p>
    <w:p w14:paraId="6B92E9CF" w14:textId="77777777" w:rsidR="00203516" w:rsidRPr="00203516" w:rsidRDefault="00203516" w:rsidP="00203516">
      <w:pPr>
        <w:tabs>
          <w:tab w:val="clear" w:pos="720"/>
        </w:tabs>
        <w:suppressAutoHyphens w:val="0"/>
        <w:spacing w:after="0" w:line="240" w:lineRule="auto"/>
        <w:rPr>
          <w:rFonts w:ascii="Times New Roman" w:eastAsia="Times New Roman" w:hAnsi="Times New Roman" w:cs="Times New Roman"/>
          <w:color w:val="auto"/>
          <w:sz w:val="24"/>
          <w:szCs w:val="24"/>
        </w:rPr>
      </w:pPr>
      <w:r w:rsidRPr="00203516">
        <w:rPr>
          <w:rFonts w:ascii="Times New Roman" w:eastAsia="Times New Roman" w:hAnsi="Times New Roman" w:cs="Times New Roman"/>
          <w:i/>
          <w:iCs/>
          <w:color w:val="auto"/>
          <w:sz w:val="24"/>
          <w:szCs w:val="24"/>
        </w:rPr>
        <w:t>(Insert a flowchart detailing the workflow of the system)</w:t>
      </w:r>
    </w:p>
    <w:p w14:paraId="7E20A168"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44DD12AF" w14:textId="77777777" w:rsidR="00203516" w:rsidRPr="00203516" w:rsidRDefault="00203516" w:rsidP="00203516">
      <w:pPr>
        <w:keepNext/>
        <w:keepLines/>
        <w:tabs>
          <w:tab w:val="clear" w:pos="720"/>
        </w:tabs>
        <w:suppressAutoHyphens w:val="0"/>
        <w:spacing w:after="0" w:line="360" w:lineRule="auto"/>
        <w:outlineLvl w:val="1"/>
        <w:rPr>
          <w:rFonts w:ascii="Times New Roman" w:eastAsia="Times New Roman" w:hAnsi="Times New Roman" w:cs="Times New Roman"/>
          <w:b/>
          <w:color w:val="auto"/>
          <w:sz w:val="28"/>
          <w:szCs w:val="28"/>
          <w:lang w:val="en"/>
        </w:rPr>
      </w:pPr>
      <w:r w:rsidRPr="00203516">
        <w:rPr>
          <w:rFonts w:ascii="Times New Roman" w:eastAsia="Times New Roman" w:hAnsi="Times New Roman" w:cs="Times New Roman"/>
          <w:b/>
          <w:color w:val="auto"/>
          <w:sz w:val="28"/>
          <w:szCs w:val="28"/>
          <w:lang w:val="en"/>
        </w:rPr>
        <w:t>3.5 Evaluation Methods</w:t>
      </w:r>
    </w:p>
    <w:p w14:paraId="70229FCF" w14:textId="77777777" w:rsidR="00203516" w:rsidRPr="00203516" w:rsidRDefault="00203516" w:rsidP="00203516">
      <w:pPr>
        <w:keepNext/>
        <w:keepLines/>
        <w:tabs>
          <w:tab w:val="clear" w:pos="720"/>
        </w:tabs>
        <w:suppressAutoHyphens w:val="0"/>
        <w:spacing w:after="0" w:line="360" w:lineRule="auto"/>
        <w:outlineLvl w:val="2"/>
        <w:rPr>
          <w:rFonts w:ascii="Cambria" w:eastAsia="Times New Roman" w:hAnsi="Cambria" w:cs="Times New Roman"/>
          <w:b/>
          <w:bCs/>
          <w:color w:val="auto"/>
          <w:sz w:val="24"/>
          <w:szCs w:val="24"/>
          <w:lang w:val="en"/>
        </w:rPr>
      </w:pPr>
      <w:r w:rsidRPr="00203516">
        <w:rPr>
          <w:rFonts w:ascii="Cambria" w:eastAsia="Times New Roman" w:hAnsi="Cambria" w:cs="Times New Roman"/>
          <w:b/>
          <w:bCs/>
          <w:color w:val="auto"/>
          <w:sz w:val="24"/>
          <w:szCs w:val="24"/>
          <w:lang w:val="en"/>
        </w:rPr>
        <w:t>3.5.1 Model Performance Metrics</w:t>
      </w:r>
    </w:p>
    <w:p w14:paraId="7B59B90A" w14:textId="77777777" w:rsidR="00203516" w:rsidRPr="00203516" w:rsidRDefault="00203516" w:rsidP="00203516">
      <w:pPr>
        <w:tabs>
          <w:tab w:val="clear" w:pos="720"/>
        </w:tabs>
        <w:suppressAutoHyphens w:val="0"/>
        <w:spacing w:after="0" w:line="240" w:lineRule="auto"/>
        <w:rPr>
          <w:rFonts w:ascii="Times New Roman" w:eastAsia="Times New Roman" w:hAnsi="Times New Roman" w:cs="Times New Roman"/>
          <w:color w:val="auto"/>
          <w:sz w:val="24"/>
          <w:szCs w:val="24"/>
        </w:rPr>
      </w:pPr>
      <w:r w:rsidRPr="00203516">
        <w:rPr>
          <w:rFonts w:ascii="Times New Roman" w:eastAsia="Times New Roman" w:hAnsi="Times New Roman" w:cs="Times New Roman"/>
          <w:color w:val="auto"/>
          <w:sz w:val="24"/>
          <w:szCs w:val="24"/>
        </w:rPr>
        <w:t>The proposed model is evaluated using the following metrics:</w:t>
      </w:r>
    </w:p>
    <w:p w14:paraId="3C1CA3C1" w14:textId="77777777" w:rsidR="00203516" w:rsidRPr="00203516" w:rsidRDefault="00203516" w:rsidP="00203516">
      <w:pPr>
        <w:tabs>
          <w:tab w:val="clear" w:pos="720"/>
        </w:tabs>
        <w:suppressAutoHyphens w:val="0"/>
        <w:spacing w:after="0" w:line="240" w:lineRule="auto"/>
        <w:rPr>
          <w:rFonts w:ascii="Times New Roman" w:eastAsia="Times New Roman" w:hAnsi="Times New Roman" w:cs="Times New Roman"/>
          <w:color w:val="auto"/>
          <w:sz w:val="24"/>
          <w:szCs w:val="24"/>
          <w:lang w:val="en"/>
        </w:rPr>
      </w:pPr>
    </w:p>
    <w:p w14:paraId="31C2E4FA"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1CD717B3"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02B4EF72"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72528B7A"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63BDC7D3"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02A7C7D7"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79AA42F1"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13D70E78"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3C52BFD3"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4D95DE43"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097C9DAA"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0CB936C3"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38768C90" w14:textId="7A420BE1"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b/>
          <w:bCs/>
          <w:i/>
          <w:iCs/>
          <w:color w:val="auto"/>
          <w:sz w:val="24"/>
          <w:szCs w:val="24"/>
          <w:lang w:val="en"/>
        </w:rPr>
      </w:pPr>
      <w:r w:rsidRPr="00203516">
        <w:rPr>
          <w:rFonts w:ascii="Times New Roman" w:eastAsia="Times New Roman" w:hAnsi="Times New Roman" w:cs="Times New Roman"/>
          <w:b/>
          <w:bCs/>
          <w:i/>
          <w:iCs/>
          <w:color w:val="auto"/>
          <w:sz w:val="24"/>
          <w:szCs w:val="24"/>
          <w:lang w:val="en"/>
        </w:rPr>
        <w:t>EXAMPLE OF CHAPTER THREE TO FIVE IS SHOWN BELOW</w:t>
      </w:r>
    </w:p>
    <w:p w14:paraId="08B0F469" w14:textId="77777777" w:rsid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33146942" w14:textId="77777777" w:rsid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54B50CDB" w14:textId="77777777" w:rsid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65E8F9C1" w14:textId="77777777" w:rsid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7A089588" w14:textId="77777777" w:rsid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391592B3" w14:textId="77777777" w:rsid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08A85686" w14:textId="77777777" w:rsid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1043EA7E" w14:textId="77777777" w:rsid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25DED71F" w14:textId="77777777" w:rsidR="00203516" w:rsidRPr="00203516" w:rsidRDefault="00203516" w:rsidP="00203516">
      <w:pPr>
        <w:tabs>
          <w:tab w:val="clear" w:pos="720"/>
        </w:tabs>
        <w:suppressAutoHyphens w:val="0"/>
        <w:spacing w:after="0" w:line="360" w:lineRule="auto"/>
        <w:ind w:left="80"/>
        <w:rPr>
          <w:rFonts w:ascii="Times New Roman" w:eastAsia="Times New Roman" w:hAnsi="Times New Roman" w:cs="Times New Roman"/>
          <w:color w:val="auto"/>
          <w:sz w:val="24"/>
          <w:szCs w:val="24"/>
          <w:lang w:val="en"/>
        </w:rPr>
      </w:pPr>
    </w:p>
    <w:p w14:paraId="17AC3FF8" w14:textId="77777777" w:rsidR="00203516" w:rsidRPr="00203516" w:rsidRDefault="00203516" w:rsidP="00203516">
      <w:pPr>
        <w:tabs>
          <w:tab w:val="clear" w:pos="720"/>
        </w:tabs>
        <w:suppressAutoHyphens w:val="0"/>
        <w:autoSpaceDE w:val="0"/>
        <w:autoSpaceDN w:val="0"/>
        <w:adjustRightInd w:val="0"/>
        <w:spacing w:before="240" w:after="0" w:line="360" w:lineRule="auto"/>
        <w:ind w:left="1440" w:firstLine="720"/>
        <w:jc w:val="center"/>
        <w:rPr>
          <w:rFonts w:ascii="Times New Roman" w:eastAsia="Calibri" w:hAnsi="Times New Roman" w:cs="Times New Roman"/>
          <w:color w:val="auto"/>
          <w:sz w:val="24"/>
          <w:szCs w:val="24"/>
          <w14:ligatures w14:val="standardContextual"/>
        </w:rPr>
      </w:pPr>
      <w:r w:rsidRPr="00203516">
        <w:rPr>
          <w:rFonts w:ascii="Times New Roman" w:eastAsia="Calibri" w:hAnsi="Times New Roman" w:cs="Times New Roman"/>
          <w:noProof/>
          <w:color w:val="auto"/>
          <w:sz w:val="24"/>
          <w:szCs w:val="24"/>
          <w14:ligatures w14:val="standardContextual"/>
        </w:rPr>
        <w:lastRenderedPageBreak/>
        <w:drawing>
          <wp:inline distT="0" distB="0" distL="0" distR="0" wp14:anchorId="37BC125B" wp14:editId="451910CA">
            <wp:extent cx="4147819" cy="2616171"/>
            <wp:effectExtent l="0" t="0" r="5715" b="0"/>
            <wp:docPr id="42480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06189" name=""/>
                    <pic:cNvPicPr/>
                  </pic:nvPicPr>
                  <pic:blipFill>
                    <a:blip r:embed="rId8"/>
                    <a:stretch>
                      <a:fillRect/>
                    </a:stretch>
                  </pic:blipFill>
                  <pic:spPr>
                    <a:xfrm>
                      <a:off x="0" y="0"/>
                      <a:ext cx="4155888" cy="2621260"/>
                    </a:xfrm>
                    <a:prstGeom prst="rect">
                      <a:avLst/>
                    </a:prstGeom>
                  </pic:spPr>
                </pic:pic>
              </a:graphicData>
            </a:graphic>
          </wp:inline>
        </w:drawing>
      </w:r>
    </w:p>
    <w:p w14:paraId="461EBFE5" w14:textId="77777777" w:rsidR="00203516" w:rsidRPr="00203516" w:rsidRDefault="00203516" w:rsidP="00203516">
      <w:pPr>
        <w:tabs>
          <w:tab w:val="clear" w:pos="720"/>
        </w:tabs>
        <w:suppressAutoHyphens w:val="0"/>
        <w:autoSpaceDE w:val="0"/>
        <w:autoSpaceDN w:val="0"/>
        <w:adjustRightInd w:val="0"/>
        <w:spacing w:before="240" w:after="0" w:line="360" w:lineRule="auto"/>
        <w:ind w:left="2160" w:firstLine="720"/>
        <w:rPr>
          <w:rFonts w:ascii="Times New Roman" w:eastAsia="Calibri" w:hAnsi="Times New Roman" w:cs="Times New Roman"/>
          <w:color w:val="auto"/>
          <w:sz w:val="24"/>
          <w:szCs w:val="24"/>
          <w14:ligatures w14:val="standardContextual"/>
        </w:rPr>
      </w:pPr>
      <w:r w:rsidRPr="00203516">
        <w:rPr>
          <w:rFonts w:ascii="Times New Roman" w:eastAsia="Calibri" w:hAnsi="Times New Roman" w:cs="Times New Roman"/>
          <w:color w:val="auto"/>
          <w:sz w:val="24"/>
          <w:szCs w:val="24"/>
          <w14:ligatures w14:val="standardContextual"/>
        </w:rPr>
        <w:t>Figure 3.1: Architecture of the Recommender System</w:t>
      </w:r>
    </w:p>
    <w:p w14:paraId="24B493E0" w14:textId="77777777" w:rsidR="00203516" w:rsidRPr="00203516" w:rsidRDefault="00203516" w:rsidP="00203516">
      <w:pPr>
        <w:tabs>
          <w:tab w:val="clear" w:pos="720"/>
        </w:tabs>
        <w:suppressAutoHyphens w:val="0"/>
        <w:autoSpaceDE w:val="0"/>
        <w:autoSpaceDN w:val="0"/>
        <w:adjustRightInd w:val="0"/>
        <w:spacing w:before="240" w:after="0" w:line="360" w:lineRule="auto"/>
        <w:ind w:left="1440" w:firstLine="720"/>
        <w:rPr>
          <w:rFonts w:ascii="Times New Roman" w:eastAsia="Calibri" w:hAnsi="Times New Roman" w:cs="Times New Roman"/>
          <w:color w:val="auto"/>
          <w:sz w:val="24"/>
          <w:szCs w:val="24"/>
          <w14:ligatures w14:val="standardContextual"/>
        </w:rPr>
      </w:pPr>
    </w:p>
    <w:p w14:paraId="3E99D07E" w14:textId="77777777" w:rsidR="00203516" w:rsidRPr="00203516" w:rsidRDefault="00203516" w:rsidP="00203516">
      <w:pPr>
        <w:tabs>
          <w:tab w:val="clear" w:pos="720"/>
        </w:tabs>
        <w:suppressAutoHyphens w:val="0"/>
        <w:autoSpaceDE w:val="0"/>
        <w:autoSpaceDN w:val="0"/>
        <w:adjustRightInd w:val="0"/>
        <w:spacing w:before="240" w:after="0" w:line="360" w:lineRule="auto"/>
        <w:ind w:left="1440" w:firstLine="720"/>
        <w:rPr>
          <w:rFonts w:ascii="Times New Roman" w:eastAsia="Calibri" w:hAnsi="Times New Roman" w:cs="Times New Roman"/>
          <w:color w:val="auto"/>
          <w:sz w:val="24"/>
          <w:szCs w:val="24"/>
          <w14:ligatures w14:val="standardContextual"/>
        </w:rPr>
      </w:pPr>
    </w:p>
    <w:p w14:paraId="2DE03CA1" w14:textId="77777777" w:rsidR="00203516" w:rsidRPr="00203516" w:rsidRDefault="00203516" w:rsidP="00203516">
      <w:pPr>
        <w:tabs>
          <w:tab w:val="clear" w:pos="720"/>
        </w:tabs>
        <w:suppressAutoHyphens w:val="0"/>
        <w:autoSpaceDE w:val="0"/>
        <w:autoSpaceDN w:val="0"/>
        <w:adjustRightInd w:val="0"/>
        <w:spacing w:before="240" w:after="0" w:line="360" w:lineRule="auto"/>
        <w:ind w:left="1440" w:firstLine="720"/>
        <w:rPr>
          <w:rFonts w:ascii="Times New Roman" w:eastAsia="Calibri" w:hAnsi="Times New Roman" w:cs="Times New Roman"/>
          <w:color w:val="auto"/>
          <w:sz w:val="24"/>
          <w:szCs w:val="24"/>
          <w14:ligatures w14:val="standardContextual"/>
        </w:rPr>
      </w:pPr>
    </w:p>
    <w:p w14:paraId="0E82B193" w14:textId="77777777" w:rsidR="00203516" w:rsidRPr="00203516" w:rsidRDefault="00203516" w:rsidP="00203516">
      <w:pPr>
        <w:tabs>
          <w:tab w:val="clear" w:pos="720"/>
        </w:tabs>
        <w:suppressAutoHyphens w:val="0"/>
        <w:autoSpaceDE w:val="0"/>
        <w:autoSpaceDN w:val="0"/>
        <w:adjustRightInd w:val="0"/>
        <w:spacing w:before="240" w:after="0" w:line="360" w:lineRule="auto"/>
        <w:ind w:left="1440" w:firstLine="720"/>
        <w:rPr>
          <w:rFonts w:ascii="Times New Roman" w:eastAsia="Calibri" w:hAnsi="Times New Roman" w:cs="Times New Roman"/>
          <w:color w:val="auto"/>
          <w:sz w:val="24"/>
          <w:szCs w:val="24"/>
          <w14:ligatures w14:val="standardContextual"/>
        </w:rPr>
      </w:pPr>
    </w:p>
    <w:p w14:paraId="46E31A03" w14:textId="77777777" w:rsidR="00203516" w:rsidRPr="00203516" w:rsidRDefault="00203516" w:rsidP="00203516">
      <w:pPr>
        <w:tabs>
          <w:tab w:val="clear" w:pos="720"/>
        </w:tabs>
        <w:suppressAutoHyphens w:val="0"/>
        <w:autoSpaceDE w:val="0"/>
        <w:autoSpaceDN w:val="0"/>
        <w:adjustRightInd w:val="0"/>
        <w:spacing w:before="240" w:after="0" w:line="360" w:lineRule="auto"/>
        <w:ind w:left="1440" w:firstLine="720"/>
        <w:rPr>
          <w:rFonts w:ascii="Times New Roman" w:eastAsia="Calibri" w:hAnsi="Times New Roman" w:cs="Times New Roman"/>
          <w:color w:val="auto"/>
          <w:sz w:val="24"/>
          <w:szCs w:val="24"/>
          <w14:ligatures w14:val="standardContextual"/>
        </w:rPr>
      </w:pPr>
    </w:p>
    <w:p w14:paraId="1169B51E" w14:textId="77777777" w:rsidR="00203516" w:rsidRPr="00203516" w:rsidRDefault="00203516" w:rsidP="00203516">
      <w:pPr>
        <w:tabs>
          <w:tab w:val="clear" w:pos="720"/>
        </w:tabs>
        <w:suppressAutoHyphens w:val="0"/>
        <w:autoSpaceDE w:val="0"/>
        <w:autoSpaceDN w:val="0"/>
        <w:adjustRightInd w:val="0"/>
        <w:spacing w:before="240" w:after="0" w:line="360" w:lineRule="auto"/>
        <w:ind w:left="1440" w:firstLine="720"/>
        <w:rPr>
          <w:rFonts w:ascii="Times New Roman" w:eastAsia="Calibri" w:hAnsi="Times New Roman" w:cs="Times New Roman"/>
          <w:color w:val="auto"/>
          <w:sz w:val="24"/>
          <w:szCs w:val="24"/>
          <w14:ligatures w14:val="standardContextual"/>
        </w:rPr>
      </w:pPr>
    </w:p>
    <w:p w14:paraId="1F55F314" w14:textId="77777777" w:rsidR="00203516" w:rsidRPr="00203516" w:rsidRDefault="00203516" w:rsidP="00203516">
      <w:pPr>
        <w:tabs>
          <w:tab w:val="clear" w:pos="720"/>
        </w:tabs>
        <w:suppressAutoHyphens w:val="0"/>
        <w:autoSpaceDE w:val="0"/>
        <w:autoSpaceDN w:val="0"/>
        <w:adjustRightInd w:val="0"/>
        <w:spacing w:before="240" w:after="0" w:line="360" w:lineRule="auto"/>
        <w:ind w:left="1440" w:firstLine="720"/>
        <w:rPr>
          <w:rFonts w:ascii="Times New Roman" w:eastAsia="Calibri" w:hAnsi="Times New Roman" w:cs="Times New Roman"/>
          <w:color w:val="auto"/>
          <w:sz w:val="24"/>
          <w:szCs w:val="24"/>
          <w14:ligatures w14:val="standardContextual"/>
        </w:rPr>
      </w:pPr>
    </w:p>
    <w:p w14:paraId="3F5AFC11"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p>
    <w:p w14:paraId="2084DBB0"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noProof/>
          <w:color w:val="auto"/>
          <w:sz w:val="24"/>
          <w:szCs w:val="24"/>
          <w:lang w:val="en"/>
        </w:rPr>
        <w:lastRenderedPageBreak/>
        <w:drawing>
          <wp:anchor distT="0" distB="0" distL="114300" distR="114300" simplePos="0" relativeHeight="251673600" behindDoc="1" locked="0" layoutInCell="1" allowOverlap="1" wp14:anchorId="6DA5E627" wp14:editId="107B5F08">
            <wp:simplePos x="0" y="0"/>
            <wp:positionH relativeFrom="margin">
              <wp:posOffset>-76200</wp:posOffset>
            </wp:positionH>
            <wp:positionV relativeFrom="paragraph">
              <wp:posOffset>332105</wp:posOffset>
            </wp:positionV>
            <wp:extent cx="6019800" cy="3589020"/>
            <wp:effectExtent l="0" t="0" r="0" b="0"/>
            <wp:wrapTight wrapText="bothSides">
              <wp:wrapPolygon edited="0">
                <wp:start x="0" y="0"/>
                <wp:lineTo x="0" y="21439"/>
                <wp:lineTo x="21532" y="21439"/>
                <wp:lineTo x="21532" y="0"/>
                <wp:lineTo x="0" y="0"/>
              </wp:wrapPolygon>
            </wp:wrapTight>
            <wp:docPr id="20626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6818" name="Picture 1"/>
                    <pic:cNvPicPr/>
                  </pic:nvPicPr>
                  <pic:blipFill rotWithShape="1">
                    <a:blip r:embed="rId9">
                      <a:extLst>
                        <a:ext uri="{28A0092B-C50C-407E-A947-70E740481C1C}">
                          <a14:useLocalDpi xmlns:a14="http://schemas.microsoft.com/office/drawing/2010/main" val="0"/>
                        </a:ext>
                      </a:extLst>
                    </a:blip>
                    <a:srcRect r="13307"/>
                    <a:stretch/>
                  </pic:blipFill>
                  <pic:spPr bwMode="auto">
                    <a:xfrm>
                      <a:off x="0" y="0"/>
                      <a:ext cx="6019800" cy="3589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3516">
        <w:rPr>
          <w:rFonts w:ascii="Times New Roman" w:eastAsia="Times New Roman" w:hAnsi="Times New Roman" w:cs="Times New Roman"/>
          <w:color w:val="auto"/>
          <w:sz w:val="24"/>
          <w:szCs w:val="24"/>
          <w:lang w:val="en"/>
        </w:rPr>
        <w:t>Table 3.1: GTD Data Schema</w:t>
      </w:r>
    </w:p>
    <w:p w14:paraId="23ECBBAB" w14:textId="77777777" w:rsidR="00203516" w:rsidRPr="00203516" w:rsidRDefault="00203516" w:rsidP="00203516">
      <w:pPr>
        <w:tabs>
          <w:tab w:val="clear" w:pos="720"/>
        </w:tabs>
        <w:suppressAutoHyphens w:val="0"/>
        <w:spacing w:before="280" w:after="240" w:line="360" w:lineRule="auto"/>
        <w:ind w:left="80"/>
        <w:rPr>
          <w:rFonts w:ascii="Times New Roman" w:eastAsia="Calibri" w:hAnsi="Times New Roman" w:cs="Times New Roman"/>
          <w:color w:val="auto"/>
          <w:sz w:val="24"/>
          <w:szCs w:val="24"/>
          <w:lang w:val="en"/>
        </w:rPr>
      </w:pPr>
    </w:p>
    <w:p w14:paraId="4BE84299" w14:textId="77777777" w:rsidR="00203516" w:rsidRPr="00203516" w:rsidRDefault="00203516" w:rsidP="00203516">
      <w:pPr>
        <w:tabs>
          <w:tab w:val="clear" w:pos="720"/>
        </w:tabs>
        <w:suppressAutoHyphens w:val="0"/>
        <w:spacing w:before="280" w:after="240" w:line="360" w:lineRule="auto"/>
        <w:ind w:left="80"/>
        <w:rPr>
          <w:rFonts w:ascii="Times New Roman" w:eastAsia="Calibri" w:hAnsi="Times New Roman" w:cs="Times New Roman"/>
          <w:color w:val="auto"/>
          <w:sz w:val="24"/>
          <w:szCs w:val="24"/>
          <w:lang w:val="en"/>
        </w:rPr>
      </w:pPr>
    </w:p>
    <w:p w14:paraId="284FB941" w14:textId="77777777" w:rsidR="00203516" w:rsidRPr="00203516" w:rsidRDefault="00203516" w:rsidP="00203516">
      <w:pPr>
        <w:tabs>
          <w:tab w:val="clear" w:pos="720"/>
        </w:tabs>
        <w:suppressAutoHyphens w:val="0"/>
        <w:spacing w:before="280" w:after="240" w:line="360" w:lineRule="auto"/>
        <w:ind w:left="80"/>
        <w:rPr>
          <w:rFonts w:ascii="Times New Roman" w:eastAsia="Calibri" w:hAnsi="Times New Roman" w:cs="Times New Roman"/>
          <w:color w:val="auto"/>
          <w:sz w:val="24"/>
          <w:szCs w:val="24"/>
          <w:lang w:val="en"/>
        </w:rPr>
      </w:pPr>
    </w:p>
    <w:p w14:paraId="1582CC01" w14:textId="77777777" w:rsidR="00203516" w:rsidRPr="00203516" w:rsidRDefault="00203516" w:rsidP="00203516">
      <w:pPr>
        <w:tabs>
          <w:tab w:val="clear" w:pos="720"/>
        </w:tabs>
        <w:suppressAutoHyphens w:val="0"/>
        <w:spacing w:before="280" w:after="240" w:line="360" w:lineRule="auto"/>
        <w:ind w:left="80"/>
        <w:rPr>
          <w:rFonts w:ascii="Times New Roman" w:eastAsia="Calibri" w:hAnsi="Times New Roman" w:cs="Times New Roman"/>
          <w:color w:val="auto"/>
          <w:sz w:val="24"/>
          <w:szCs w:val="24"/>
          <w:lang w:val="en"/>
        </w:rPr>
      </w:pPr>
    </w:p>
    <w:p w14:paraId="55D91096" w14:textId="77777777" w:rsidR="00203516" w:rsidRPr="00203516" w:rsidRDefault="00203516" w:rsidP="00203516">
      <w:pPr>
        <w:tabs>
          <w:tab w:val="clear" w:pos="720"/>
        </w:tabs>
        <w:suppressAutoHyphens w:val="0"/>
        <w:spacing w:before="280" w:after="240" w:line="360" w:lineRule="auto"/>
        <w:ind w:left="80"/>
        <w:rPr>
          <w:rFonts w:ascii="Times New Roman" w:eastAsia="Calibri" w:hAnsi="Times New Roman" w:cs="Times New Roman"/>
          <w:color w:val="auto"/>
          <w:sz w:val="24"/>
          <w:szCs w:val="24"/>
          <w:lang w:val="en"/>
        </w:rPr>
      </w:pPr>
    </w:p>
    <w:p w14:paraId="035E3C9D" w14:textId="77777777" w:rsidR="00203516" w:rsidRPr="00203516" w:rsidRDefault="00203516" w:rsidP="00203516">
      <w:pPr>
        <w:tabs>
          <w:tab w:val="clear" w:pos="720"/>
        </w:tabs>
        <w:suppressAutoHyphens w:val="0"/>
        <w:spacing w:before="280" w:after="240" w:line="360" w:lineRule="auto"/>
        <w:ind w:left="80"/>
        <w:rPr>
          <w:rFonts w:ascii="Times New Roman" w:eastAsia="Calibri" w:hAnsi="Times New Roman" w:cs="Times New Roman"/>
          <w:color w:val="auto"/>
          <w:sz w:val="24"/>
          <w:szCs w:val="24"/>
          <w:lang w:val="en"/>
        </w:rPr>
      </w:pPr>
    </w:p>
    <w:p w14:paraId="5147F8A6" w14:textId="77777777" w:rsidR="00203516" w:rsidRPr="00203516" w:rsidRDefault="00203516" w:rsidP="00203516">
      <w:pPr>
        <w:tabs>
          <w:tab w:val="clear" w:pos="720"/>
        </w:tabs>
        <w:suppressAutoHyphens w:val="0"/>
        <w:spacing w:before="280" w:after="240" w:line="360" w:lineRule="auto"/>
        <w:ind w:left="80"/>
        <w:rPr>
          <w:rFonts w:ascii="Times New Roman" w:eastAsia="Calibri" w:hAnsi="Times New Roman" w:cs="Times New Roman"/>
          <w:color w:val="auto"/>
          <w:sz w:val="24"/>
          <w:szCs w:val="24"/>
          <w:lang w:val="en"/>
        </w:rPr>
      </w:pPr>
    </w:p>
    <w:p w14:paraId="5CCEEA02" w14:textId="77777777" w:rsidR="00203516" w:rsidRDefault="00203516" w:rsidP="00203516">
      <w:pPr>
        <w:tabs>
          <w:tab w:val="clear" w:pos="720"/>
        </w:tabs>
        <w:suppressAutoHyphens w:val="0"/>
        <w:autoSpaceDE w:val="0"/>
        <w:autoSpaceDN w:val="0"/>
        <w:adjustRightInd w:val="0"/>
        <w:spacing w:before="280" w:after="0" w:line="360" w:lineRule="auto"/>
        <w:ind w:left="80"/>
        <w:jc w:val="both"/>
        <w:rPr>
          <w:rFonts w:ascii="Times New Roman" w:eastAsia="Times New Roman" w:hAnsi="Times New Roman" w:cs="Times New Roman"/>
          <w:color w:val="auto"/>
          <w:sz w:val="24"/>
          <w:szCs w:val="24"/>
          <w:lang w:val="en"/>
        </w:rPr>
      </w:pPr>
    </w:p>
    <w:p w14:paraId="19DEF330" w14:textId="77777777" w:rsidR="00203516" w:rsidRDefault="00203516" w:rsidP="00203516">
      <w:pPr>
        <w:tabs>
          <w:tab w:val="clear" w:pos="720"/>
        </w:tabs>
        <w:suppressAutoHyphens w:val="0"/>
        <w:autoSpaceDE w:val="0"/>
        <w:autoSpaceDN w:val="0"/>
        <w:adjustRightInd w:val="0"/>
        <w:spacing w:before="280" w:after="0" w:line="360" w:lineRule="auto"/>
        <w:ind w:left="80"/>
        <w:jc w:val="both"/>
        <w:rPr>
          <w:rFonts w:ascii="Times New Roman" w:eastAsia="Times New Roman" w:hAnsi="Times New Roman" w:cs="Times New Roman"/>
          <w:color w:val="auto"/>
          <w:sz w:val="24"/>
          <w:szCs w:val="24"/>
          <w:lang w:val="en"/>
        </w:rPr>
      </w:pPr>
    </w:p>
    <w:p w14:paraId="1BD52042" w14:textId="77777777" w:rsidR="00203516" w:rsidRDefault="00203516" w:rsidP="00203516">
      <w:pPr>
        <w:tabs>
          <w:tab w:val="clear" w:pos="720"/>
        </w:tabs>
        <w:suppressAutoHyphens w:val="0"/>
        <w:autoSpaceDE w:val="0"/>
        <w:autoSpaceDN w:val="0"/>
        <w:adjustRightInd w:val="0"/>
        <w:spacing w:before="280" w:after="0" w:line="360" w:lineRule="auto"/>
        <w:ind w:left="80"/>
        <w:jc w:val="both"/>
        <w:rPr>
          <w:rFonts w:ascii="Times New Roman" w:eastAsia="Times New Roman" w:hAnsi="Times New Roman" w:cs="Times New Roman"/>
          <w:color w:val="auto"/>
          <w:sz w:val="24"/>
          <w:szCs w:val="24"/>
          <w:lang w:val="en"/>
        </w:rPr>
      </w:pPr>
    </w:p>
    <w:p w14:paraId="0E0ADAF6"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2" w:name="_Toc169935751"/>
      <w:bookmarkStart w:id="3" w:name="_Toc169937038"/>
      <w:r w:rsidRPr="00203516">
        <w:rPr>
          <w:rFonts w:ascii="Cambria" w:eastAsia="Times New Roman" w:hAnsi="Cambria" w:cs="Times New Roman"/>
          <w:b/>
          <w:bCs/>
          <w:color w:val="auto"/>
          <w:sz w:val="24"/>
          <w:szCs w:val="24"/>
          <w:lang w:val="en"/>
        </w:rPr>
        <w:lastRenderedPageBreak/>
        <w:t xml:space="preserve">3.3 </w:t>
      </w:r>
      <w:bookmarkStart w:id="4" w:name="_Hlk173480135"/>
      <w:r w:rsidRPr="00203516">
        <w:rPr>
          <w:rFonts w:ascii="Cambria" w:eastAsia="Times New Roman" w:hAnsi="Cambria" w:cs="Times New Roman"/>
          <w:b/>
          <w:bCs/>
          <w:color w:val="auto"/>
          <w:sz w:val="24"/>
          <w:szCs w:val="24"/>
          <w:lang w:val="en"/>
        </w:rPr>
        <w:t>Data Handling</w:t>
      </w:r>
    </w:p>
    <w:p w14:paraId="517EBEA5" w14:textId="77777777" w:rsidR="00203516" w:rsidRPr="00203516" w:rsidRDefault="00203516" w:rsidP="00203516">
      <w:pPr>
        <w:tabs>
          <w:tab w:val="clear" w:pos="720"/>
        </w:tabs>
        <w:suppressAutoHyphens w:val="0"/>
        <w:spacing w:after="160" w:line="259" w:lineRule="auto"/>
        <w:contextualSpacing/>
        <w:rPr>
          <w:rFonts w:ascii="Times New Roman" w:eastAsia="Calibri" w:hAnsi="Times New Roman" w:cs="Times New Roman"/>
          <w:color w:val="auto"/>
          <w:sz w:val="24"/>
          <w:szCs w:val="24"/>
          <w14:ligatures w14:val="standardContextual"/>
        </w:rPr>
      </w:pPr>
      <w:r w:rsidRPr="00203516">
        <w:rPr>
          <w:rFonts w:ascii="Times New Roman" w:eastAsia="Calibri" w:hAnsi="Times New Roman" w:cs="Times New Roman"/>
          <w:color w:val="auto"/>
          <w:sz w:val="24"/>
          <w:szCs w:val="24"/>
          <w14:ligatures w14:val="standardContextual"/>
        </w:rPr>
        <w:t>The ensemble module was used for structured data and deep learning module was used for unstructured data.</w:t>
      </w:r>
    </w:p>
    <w:p w14:paraId="0664B163"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r w:rsidRPr="00203516">
        <w:rPr>
          <w:rFonts w:ascii="Cambria" w:eastAsia="Times New Roman" w:hAnsi="Cambria" w:cs="Times New Roman"/>
          <w:b/>
          <w:bCs/>
          <w:color w:val="auto"/>
          <w:sz w:val="24"/>
          <w:szCs w:val="24"/>
          <w:lang w:val="en"/>
        </w:rPr>
        <w:t xml:space="preserve">3.3.1 </w:t>
      </w:r>
      <w:bookmarkEnd w:id="2"/>
      <w:bookmarkEnd w:id="3"/>
      <w:r w:rsidRPr="00203516">
        <w:rPr>
          <w:rFonts w:ascii="Cambria" w:eastAsia="Times New Roman" w:hAnsi="Cambria" w:cs="Times New Roman"/>
          <w:b/>
          <w:bCs/>
          <w:color w:val="auto"/>
          <w:sz w:val="24"/>
          <w:szCs w:val="24"/>
          <w:lang w:val="en"/>
        </w:rPr>
        <w:t>Structured Data</w:t>
      </w:r>
    </w:p>
    <w:p w14:paraId="5FF5D697" w14:textId="77777777" w:rsidR="00203516" w:rsidRPr="00203516" w:rsidRDefault="00203516" w:rsidP="00203516">
      <w:pPr>
        <w:tabs>
          <w:tab w:val="clear" w:pos="720"/>
        </w:tabs>
        <w:suppressAutoHyphens w:val="0"/>
        <w:autoSpaceDE w:val="0"/>
        <w:autoSpaceDN w:val="0"/>
        <w:adjustRightInd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The work used ensemble machine learning model for the structured dataset which is made up of Logistic regression, Support Vector Machine, and Random Forest </w:t>
      </w:r>
      <w:bookmarkEnd w:id="4"/>
      <w:r w:rsidRPr="00203516">
        <w:rPr>
          <w:rFonts w:ascii="Times New Roman" w:eastAsia="Times New Roman" w:hAnsi="Times New Roman" w:cs="Times New Roman"/>
          <w:color w:val="auto"/>
          <w:sz w:val="24"/>
          <w:szCs w:val="24"/>
          <w:lang w:val="en"/>
        </w:rPr>
        <w:t>as shown in Figure 3.2.</w:t>
      </w:r>
    </w:p>
    <w:p w14:paraId="373B99CB" w14:textId="77777777" w:rsidR="00203516" w:rsidRPr="00203516" w:rsidRDefault="00203516" w:rsidP="00203516">
      <w:pPr>
        <w:tabs>
          <w:tab w:val="clear" w:pos="720"/>
        </w:tabs>
        <w:suppressAutoHyphens w:val="0"/>
        <w:spacing w:before="280" w:after="160" w:line="259" w:lineRule="auto"/>
        <w:ind w:left="80"/>
        <w:rPr>
          <w:rFonts w:ascii="Times New Roman" w:eastAsia="Times New Roman" w:hAnsi="Times New Roman" w:cs="Times New Roman"/>
          <w:color w:val="auto"/>
          <w:sz w:val="24"/>
          <w:szCs w:val="24"/>
          <w:lang w:val="en"/>
        </w:rPr>
      </w:pPr>
    </w:p>
    <w:p w14:paraId="0487D4E5" w14:textId="77777777" w:rsidR="00203516" w:rsidRPr="00203516" w:rsidRDefault="00203516" w:rsidP="00203516">
      <w:pPr>
        <w:keepNext/>
        <w:keepLines/>
        <w:tabs>
          <w:tab w:val="clear" w:pos="720"/>
        </w:tabs>
        <w:suppressAutoHyphens w:val="0"/>
        <w:spacing w:before="200" w:after="0" w:line="360" w:lineRule="auto"/>
        <w:ind w:left="80"/>
        <w:outlineLvl w:val="3"/>
        <w:rPr>
          <w:rFonts w:ascii="Cambria" w:eastAsia="Times New Roman" w:hAnsi="Cambria" w:cs="Times New Roman"/>
          <w:b/>
          <w:bCs/>
          <w:i/>
          <w:iCs/>
          <w:color w:val="auto"/>
          <w:sz w:val="24"/>
          <w:szCs w:val="24"/>
          <w:lang w:val="en"/>
        </w:rPr>
      </w:pPr>
      <w:bookmarkStart w:id="5" w:name="_Toc169937050"/>
      <w:bookmarkStart w:id="6" w:name="_Hlk161061875"/>
      <w:r w:rsidRPr="00203516">
        <w:rPr>
          <w:rFonts w:ascii="Cambria" w:eastAsia="Times New Roman" w:hAnsi="Cambria" w:cs="Times New Roman"/>
          <w:b/>
          <w:bCs/>
          <w:i/>
          <w:iCs/>
          <w:color w:val="auto"/>
          <w:sz w:val="24"/>
          <w:szCs w:val="24"/>
          <w:lang w:val="en"/>
        </w:rPr>
        <w:t>Position Embeddings</w:t>
      </w:r>
      <w:bookmarkEnd w:id="5"/>
    </w:p>
    <w:p w14:paraId="69FF07FE" w14:textId="77777777" w:rsidR="00203516" w:rsidRPr="00203516" w:rsidRDefault="00203516" w:rsidP="00203516">
      <w:pPr>
        <w:tabs>
          <w:tab w:val="clear" w:pos="720"/>
        </w:tabs>
        <w:suppressAutoHyphens w:val="0"/>
        <w:spacing w:after="0" w:line="360" w:lineRule="auto"/>
        <w:jc w:val="both"/>
        <w:rPr>
          <w:rFonts w:ascii="Times New Roman" w:eastAsia="Times New Roman" w:hAnsi="Times New Roman" w:cs="Times New Roman"/>
          <w:color w:val="auto"/>
          <w:spacing w:val="-1"/>
          <w:sz w:val="24"/>
          <w:szCs w:val="24"/>
          <w:shd w:val="clear" w:color="auto" w:fill="FFFFFF"/>
        </w:rPr>
      </w:pPr>
      <w:r w:rsidRPr="00203516">
        <w:rPr>
          <w:rFonts w:ascii="Times New Roman" w:eastAsia="Times New Roman" w:hAnsi="Times New Roman" w:cs="Times New Roman"/>
          <w:noProof/>
          <w:color w:val="auto"/>
          <w:spacing w:val="-1"/>
          <w:sz w:val="24"/>
          <w:szCs w:val="24"/>
          <w:shd w:val="clear" w:color="auto" w:fill="FFFFFF"/>
        </w:rPr>
        <w:t>In addition to Token embeddings, which are used to represent every word or subword that the model can comprehend, BERT also uses Position Embeddings, which show where each token is in the input tweets</w:t>
      </w:r>
      <w:r w:rsidRPr="00203516">
        <w:rPr>
          <w:rFonts w:ascii="Times New Roman" w:eastAsia="Times New Roman" w:hAnsi="Times New Roman" w:cs="Times New Roman"/>
          <w:color w:val="auto"/>
          <w:spacing w:val="-1"/>
          <w:sz w:val="24"/>
          <w:szCs w:val="24"/>
          <w:shd w:val="clear" w:color="auto" w:fill="FFFFFF"/>
        </w:rPr>
        <w:t xml:space="preserve"> as shown in Figure 3.6. BERT has 30,522 different token embeddings and only 512 different position embeddings. This is due to the fact that the largest input sequence accepted by the BERT model is 512 tokens long.</w:t>
      </w:r>
    </w:p>
    <w:p w14:paraId="77E27AF4" w14:textId="77777777" w:rsidR="00203516" w:rsidRPr="00203516" w:rsidRDefault="00203516" w:rsidP="00203516">
      <w:pPr>
        <w:keepNext/>
        <w:keepLines/>
        <w:tabs>
          <w:tab w:val="clear" w:pos="720"/>
        </w:tabs>
        <w:suppressAutoHyphens w:val="0"/>
        <w:spacing w:before="200" w:after="0" w:line="360" w:lineRule="auto"/>
        <w:ind w:left="80"/>
        <w:outlineLvl w:val="3"/>
        <w:rPr>
          <w:rFonts w:ascii="Cambria" w:eastAsia="Times New Roman" w:hAnsi="Cambria" w:cs="Times New Roman"/>
          <w:b/>
          <w:bCs/>
          <w:i/>
          <w:iCs/>
          <w:color w:val="auto"/>
          <w:sz w:val="24"/>
          <w:szCs w:val="24"/>
          <w:lang w:val="en"/>
        </w:rPr>
      </w:pPr>
      <w:bookmarkStart w:id="7" w:name="_Toc169937051"/>
      <w:r w:rsidRPr="00203516">
        <w:rPr>
          <w:rFonts w:ascii="Cambria" w:eastAsia="Times New Roman" w:hAnsi="Cambria" w:cs="Times New Roman"/>
          <w:b/>
          <w:bCs/>
          <w:i/>
          <w:iCs/>
          <w:color w:val="auto"/>
          <w:sz w:val="24"/>
          <w:szCs w:val="24"/>
          <w:lang w:val="en"/>
        </w:rPr>
        <w:t>Segment Embeddings</w:t>
      </w:r>
      <w:bookmarkEnd w:id="7"/>
    </w:p>
    <w:p w14:paraId="4693E11F" w14:textId="77777777" w:rsidR="00203516" w:rsidRPr="00203516" w:rsidRDefault="00203516" w:rsidP="00203516">
      <w:pPr>
        <w:tabs>
          <w:tab w:val="clear" w:pos="720"/>
        </w:tabs>
        <w:suppressAutoHyphens w:val="0"/>
        <w:spacing w:after="100" w:afterAutospacing="1" w:line="360" w:lineRule="auto"/>
        <w:jc w:val="both"/>
        <w:rPr>
          <w:rFonts w:ascii="Times New Roman" w:eastAsia="Times New Roman" w:hAnsi="Times New Roman" w:cs="Times New Roman"/>
          <w:color w:val="auto"/>
          <w:spacing w:val="-1"/>
          <w:sz w:val="24"/>
          <w:szCs w:val="24"/>
          <w:shd w:val="clear" w:color="auto" w:fill="FFFFFF"/>
        </w:rPr>
      </w:pPr>
      <w:r w:rsidRPr="00203516">
        <w:rPr>
          <w:rFonts w:ascii="Times New Roman" w:eastAsia="Times New Roman" w:hAnsi="Times New Roman" w:cs="Times New Roman"/>
          <w:color w:val="auto"/>
          <w:spacing w:val="-1"/>
          <w:sz w:val="24"/>
          <w:szCs w:val="24"/>
          <w:shd w:val="clear" w:color="auto" w:fill="FFFFFF"/>
        </w:rPr>
        <w:t>Segment embedding is also referred to as sentence embedding and use to determines whether two given sentences A and B, logically follows each other which is illustrated by Figure 3.7. That is, given two sentences </w:t>
      </w:r>
      <w:r w:rsidRPr="00203516">
        <w:rPr>
          <w:rFonts w:ascii="Times New Roman" w:eastAsia="Times New Roman" w:hAnsi="Times New Roman" w:cs="Times New Roman"/>
          <w:i/>
          <w:iCs/>
          <w:color w:val="auto"/>
          <w:spacing w:val="-1"/>
          <w:sz w:val="24"/>
          <w:szCs w:val="24"/>
          <w:shd w:val="clear" w:color="auto" w:fill="FFFFFF"/>
        </w:rPr>
        <w:t>A</w:t>
      </w:r>
      <w:r w:rsidRPr="00203516">
        <w:rPr>
          <w:rFonts w:ascii="Times New Roman" w:eastAsia="Times New Roman" w:hAnsi="Times New Roman" w:cs="Times New Roman"/>
          <w:color w:val="auto"/>
          <w:spacing w:val="-1"/>
          <w:sz w:val="24"/>
          <w:szCs w:val="24"/>
          <w:shd w:val="clear" w:color="auto" w:fill="FFFFFF"/>
        </w:rPr>
        <w:t> and </w:t>
      </w:r>
      <w:r w:rsidRPr="00203516">
        <w:rPr>
          <w:rFonts w:ascii="Times New Roman" w:eastAsia="Times New Roman" w:hAnsi="Times New Roman" w:cs="Times New Roman"/>
          <w:i/>
          <w:iCs/>
          <w:color w:val="auto"/>
          <w:spacing w:val="-1"/>
          <w:sz w:val="24"/>
          <w:szCs w:val="24"/>
          <w:shd w:val="clear" w:color="auto" w:fill="FFFFFF"/>
        </w:rPr>
        <w:t>B</w:t>
      </w:r>
      <w:r w:rsidRPr="00203516">
        <w:rPr>
          <w:rFonts w:ascii="Times New Roman" w:eastAsia="Times New Roman" w:hAnsi="Times New Roman" w:cs="Times New Roman"/>
          <w:color w:val="auto"/>
          <w:spacing w:val="-1"/>
          <w:sz w:val="24"/>
          <w:szCs w:val="24"/>
          <w:shd w:val="clear" w:color="auto" w:fill="FFFFFF"/>
        </w:rPr>
        <w:t>, BERT was trained to determine whether </w:t>
      </w:r>
      <w:r w:rsidRPr="00203516">
        <w:rPr>
          <w:rFonts w:ascii="Times New Roman" w:eastAsia="Times New Roman" w:hAnsi="Times New Roman" w:cs="Times New Roman"/>
          <w:i/>
          <w:iCs/>
          <w:color w:val="auto"/>
          <w:spacing w:val="-1"/>
          <w:sz w:val="24"/>
          <w:szCs w:val="24"/>
          <w:shd w:val="clear" w:color="auto" w:fill="FFFFFF"/>
        </w:rPr>
        <w:t>B</w:t>
      </w:r>
      <w:r w:rsidRPr="00203516">
        <w:rPr>
          <w:rFonts w:ascii="Times New Roman" w:eastAsia="Times New Roman" w:hAnsi="Times New Roman" w:cs="Times New Roman"/>
          <w:color w:val="auto"/>
          <w:spacing w:val="-1"/>
          <w:sz w:val="24"/>
          <w:szCs w:val="24"/>
          <w:shd w:val="clear" w:color="auto" w:fill="FFFFFF"/>
        </w:rPr>
        <w:t> logically follows </w:t>
      </w:r>
      <w:r w:rsidRPr="00203516">
        <w:rPr>
          <w:rFonts w:ascii="Times New Roman" w:eastAsia="Times New Roman" w:hAnsi="Times New Roman" w:cs="Times New Roman"/>
          <w:i/>
          <w:iCs/>
          <w:color w:val="auto"/>
          <w:spacing w:val="-1"/>
          <w:sz w:val="24"/>
          <w:szCs w:val="24"/>
          <w:shd w:val="clear" w:color="auto" w:fill="FFFFFF"/>
        </w:rPr>
        <w:t>A</w:t>
      </w:r>
      <w:r w:rsidRPr="00203516">
        <w:rPr>
          <w:rFonts w:ascii="Times New Roman" w:eastAsia="Times New Roman" w:hAnsi="Times New Roman" w:cs="Times New Roman"/>
          <w:color w:val="auto"/>
          <w:spacing w:val="-1"/>
          <w:sz w:val="24"/>
          <w:szCs w:val="24"/>
          <w:shd w:val="clear" w:color="auto" w:fill="FFFFFF"/>
        </w:rPr>
        <w:t>.</w:t>
      </w:r>
    </w:p>
    <w:p w14:paraId="32302D1E"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7D3F9CFB"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0FF63819"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64565966"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1389549D"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3C216BC1"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65DA7F29"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507228A9"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6CF3A325"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38B5EAA8"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087EB8EB"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1AE12269"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5D6BC371"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46521EDA"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778D0C10"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2D63B99E" w14:textId="77777777" w:rsid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29FEE799"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73D2E049"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7BF33C1D"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3D561E72"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2BDAC346"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02820F54"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5292B426"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6115FD35"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239FBE36"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p>
    <w:p w14:paraId="4250DCEF" w14:textId="77777777" w:rsidR="00203516" w:rsidRPr="00203516" w:rsidRDefault="00203516" w:rsidP="00203516">
      <w:pPr>
        <w:shd w:val="clear" w:color="auto" w:fill="FFFFFF"/>
        <w:tabs>
          <w:tab w:val="clear" w:pos="720"/>
        </w:tabs>
        <w:suppressAutoHyphens w:val="0"/>
        <w:spacing w:after="0" w:line="360" w:lineRule="auto"/>
        <w:jc w:val="both"/>
        <w:textAlignment w:val="baseline"/>
        <w:rPr>
          <w:rFonts w:ascii="Times New Roman" w:eastAsia="Times New Roman" w:hAnsi="Times New Roman" w:cs="Times New Roman"/>
          <w:color w:val="auto"/>
          <w:sz w:val="24"/>
          <w:szCs w:val="24"/>
        </w:rPr>
      </w:pPr>
      <w:r w:rsidRPr="00203516">
        <w:rPr>
          <w:rFonts w:ascii="Times New Roman" w:eastAsia="Times New Roman" w:hAnsi="Times New Roman" w:cs="Times New Roman"/>
          <w:noProof/>
          <w:color w:val="auto"/>
          <w:sz w:val="24"/>
          <w:szCs w:val="24"/>
        </w:rPr>
        <w:drawing>
          <wp:inline distT="0" distB="0" distL="0" distR="0" wp14:anchorId="67F968EE" wp14:editId="663B670C">
            <wp:extent cx="5943600" cy="1687830"/>
            <wp:effectExtent l="0" t="0" r="0" b="7620"/>
            <wp:docPr id="99228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3568" name=""/>
                    <pic:cNvPicPr/>
                  </pic:nvPicPr>
                  <pic:blipFill>
                    <a:blip r:embed="rId10"/>
                    <a:stretch>
                      <a:fillRect/>
                    </a:stretch>
                  </pic:blipFill>
                  <pic:spPr>
                    <a:xfrm>
                      <a:off x="0" y="0"/>
                      <a:ext cx="5943600" cy="1687830"/>
                    </a:xfrm>
                    <a:prstGeom prst="rect">
                      <a:avLst/>
                    </a:prstGeom>
                  </pic:spPr>
                </pic:pic>
              </a:graphicData>
            </a:graphic>
          </wp:inline>
        </w:drawing>
      </w:r>
    </w:p>
    <w:p w14:paraId="333882F5" w14:textId="77777777" w:rsidR="00203516" w:rsidRPr="00203516" w:rsidRDefault="00203516" w:rsidP="00203516">
      <w:pPr>
        <w:shd w:val="clear" w:color="auto" w:fill="FFFFFF"/>
        <w:tabs>
          <w:tab w:val="clear" w:pos="720"/>
        </w:tabs>
        <w:suppressAutoHyphens w:val="0"/>
        <w:spacing w:after="0" w:line="360" w:lineRule="auto"/>
        <w:ind w:left="2160" w:firstLine="720"/>
        <w:jc w:val="both"/>
        <w:textAlignment w:val="baseline"/>
        <w:rPr>
          <w:rFonts w:ascii="Times New Roman" w:eastAsia="Times New Roman" w:hAnsi="Times New Roman" w:cs="Times New Roman"/>
          <w:color w:val="auto"/>
          <w:sz w:val="24"/>
          <w:szCs w:val="24"/>
        </w:rPr>
      </w:pPr>
      <w:r w:rsidRPr="00203516">
        <w:rPr>
          <w:rFonts w:ascii="Times New Roman" w:eastAsia="Times New Roman" w:hAnsi="Times New Roman" w:cs="Times New Roman"/>
          <w:color w:val="auto"/>
          <w:sz w:val="24"/>
          <w:szCs w:val="24"/>
        </w:rPr>
        <w:t>Figure 3.4: BERT Embedding Layer</w:t>
      </w:r>
    </w:p>
    <w:p w14:paraId="1A04CB72"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bookmarkStart w:id="8" w:name="_Hlk161820134"/>
      <w:bookmarkStart w:id="9" w:name="_Hlk161061896"/>
      <w:bookmarkEnd w:id="6"/>
    </w:p>
    <w:p w14:paraId="44FD911B"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p>
    <w:p w14:paraId="4EB49798"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p>
    <w:p w14:paraId="01287372"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p>
    <w:p w14:paraId="07E18BFF" w14:textId="77777777" w:rsidR="00203516" w:rsidRPr="00203516" w:rsidRDefault="00203516" w:rsidP="00203516">
      <w:pPr>
        <w:tabs>
          <w:tab w:val="clear" w:pos="720"/>
        </w:tabs>
        <w:suppressAutoHyphens w:val="0"/>
        <w:spacing w:after="100" w:afterAutospacing="1" w:line="240" w:lineRule="auto"/>
        <w:ind w:left="2070" w:firstLine="810"/>
        <w:rPr>
          <w:rFonts w:ascii="Times New Roman" w:eastAsia="Times New Roman" w:hAnsi="Times New Roman" w:cs="Times New Roman"/>
          <w:color w:val="auto"/>
          <w:spacing w:val="-1"/>
          <w:sz w:val="24"/>
          <w:szCs w:val="24"/>
          <w:shd w:val="clear" w:color="auto" w:fill="FFFFFF"/>
        </w:rPr>
      </w:pPr>
      <w:r w:rsidRPr="00203516">
        <w:rPr>
          <w:rFonts w:ascii="Times New Roman" w:eastAsia="Times New Roman" w:hAnsi="Times New Roman" w:cs="Times New Roman"/>
          <w:noProof/>
          <w:color w:val="auto"/>
          <w:sz w:val="24"/>
          <w:szCs w:val="24"/>
        </w:rPr>
        <w:drawing>
          <wp:anchor distT="0" distB="0" distL="114300" distR="114300" simplePos="0" relativeHeight="251662336" behindDoc="1" locked="0" layoutInCell="1" allowOverlap="1" wp14:anchorId="0FED297A" wp14:editId="185CF94D">
            <wp:simplePos x="0" y="0"/>
            <wp:positionH relativeFrom="column">
              <wp:posOffset>158577</wp:posOffset>
            </wp:positionH>
            <wp:positionV relativeFrom="paragraph">
              <wp:posOffset>16452</wp:posOffset>
            </wp:positionV>
            <wp:extent cx="5784215" cy="564515"/>
            <wp:effectExtent l="0" t="0" r="0" b="0"/>
            <wp:wrapTight wrapText="bothSides">
              <wp:wrapPolygon edited="0">
                <wp:start x="0" y="0"/>
                <wp:lineTo x="0" y="21138"/>
                <wp:lineTo x="21555" y="21138"/>
                <wp:lineTo x="21555" y="0"/>
                <wp:lineTo x="0" y="0"/>
              </wp:wrapPolygon>
            </wp:wrapTight>
            <wp:docPr id="35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82" name=""/>
                    <pic:cNvPicPr/>
                  </pic:nvPicPr>
                  <pic:blipFill>
                    <a:blip r:embed="rId11">
                      <a:extLst>
                        <a:ext uri="{28A0092B-C50C-407E-A947-70E740481C1C}">
                          <a14:useLocalDpi xmlns:a14="http://schemas.microsoft.com/office/drawing/2010/main" val="0"/>
                        </a:ext>
                      </a:extLst>
                    </a:blip>
                    <a:stretch>
                      <a:fillRect/>
                    </a:stretch>
                  </pic:blipFill>
                  <pic:spPr>
                    <a:xfrm>
                      <a:off x="0" y="0"/>
                      <a:ext cx="5784215" cy="564515"/>
                    </a:xfrm>
                    <a:prstGeom prst="rect">
                      <a:avLst/>
                    </a:prstGeom>
                  </pic:spPr>
                </pic:pic>
              </a:graphicData>
            </a:graphic>
            <wp14:sizeRelH relativeFrom="margin">
              <wp14:pctWidth>0</wp14:pctWidth>
            </wp14:sizeRelH>
          </wp:anchor>
        </w:drawing>
      </w:r>
      <w:r w:rsidRPr="00203516">
        <w:rPr>
          <w:rFonts w:ascii="Times New Roman" w:eastAsia="Times New Roman" w:hAnsi="Times New Roman" w:cs="Times New Roman"/>
          <w:color w:val="auto"/>
          <w:spacing w:val="-1"/>
          <w:sz w:val="24"/>
          <w:szCs w:val="24"/>
          <w:shd w:val="clear" w:color="auto" w:fill="FFFFFF"/>
        </w:rPr>
        <w:t>Figure 3.5: Token Embeddings</w:t>
      </w:r>
    </w:p>
    <w:p w14:paraId="72C47639" w14:textId="77777777" w:rsidR="00203516" w:rsidRPr="00203516" w:rsidRDefault="00203516" w:rsidP="00203516">
      <w:pPr>
        <w:tabs>
          <w:tab w:val="clear" w:pos="720"/>
        </w:tabs>
        <w:suppressAutoHyphens w:val="0"/>
        <w:spacing w:before="280" w:after="0" w:line="360" w:lineRule="auto"/>
        <w:ind w:left="720" w:firstLine="720"/>
        <w:jc w:val="both"/>
        <w:rPr>
          <w:rFonts w:ascii="Times New Roman" w:eastAsia="Times New Roman" w:hAnsi="Times New Roman" w:cs="Times New Roman"/>
          <w:color w:val="auto"/>
          <w:sz w:val="24"/>
          <w:szCs w:val="24"/>
          <w:lang w:val="en"/>
        </w:rPr>
      </w:pPr>
    </w:p>
    <w:p w14:paraId="75F86413" w14:textId="77777777" w:rsidR="00203516" w:rsidRPr="00203516" w:rsidRDefault="00203516" w:rsidP="00203516">
      <w:pPr>
        <w:tabs>
          <w:tab w:val="clear" w:pos="720"/>
        </w:tabs>
        <w:suppressAutoHyphens w:val="0"/>
        <w:spacing w:before="280" w:after="0" w:line="360" w:lineRule="auto"/>
        <w:ind w:left="720" w:firstLine="720"/>
        <w:jc w:val="both"/>
        <w:rPr>
          <w:rFonts w:ascii="Times New Roman" w:eastAsia="Times New Roman" w:hAnsi="Times New Roman" w:cs="Times New Roman"/>
          <w:color w:val="auto"/>
          <w:sz w:val="24"/>
          <w:szCs w:val="24"/>
          <w:lang w:val="en"/>
        </w:rPr>
      </w:pPr>
    </w:p>
    <w:p w14:paraId="55241CC5" w14:textId="77777777" w:rsidR="00203516" w:rsidRPr="00203516" w:rsidRDefault="00203516" w:rsidP="00203516">
      <w:pPr>
        <w:tabs>
          <w:tab w:val="clear" w:pos="720"/>
        </w:tabs>
        <w:suppressAutoHyphens w:val="0"/>
        <w:spacing w:before="280" w:after="0" w:line="360" w:lineRule="auto"/>
        <w:ind w:left="720" w:firstLine="72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ab/>
      </w:r>
      <w:r w:rsidRPr="00203516">
        <w:rPr>
          <w:rFonts w:ascii="Times New Roman" w:eastAsia="Times New Roman" w:hAnsi="Times New Roman" w:cs="Times New Roman"/>
          <w:color w:val="auto"/>
          <w:sz w:val="24"/>
          <w:szCs w:val="24"/>
          <w:lang w:val="en"/>
        </w:rPr>
        <w:tab/>
      </w:r>
      <w:r w:rsidRPr="00203516">
        <w:rPr>
          <w:rFonts w:ascii="Times New Roman" w:eastAsia="Times New Roman" w:hAnsi="Times New Roman" w:cs="Times New Roman"/>
          <w:color w:val="auto"/>
          <w:sz w:val="24"/>
          <w:szCs w:val="24"/>
          <w:lang w:val="en"/>
        </w:rPr>
        <w:tab/>
      </w:r>
    </w:p>
    <w:bookmarkEnd w:id="8"/>
    <w:p w14:paraId="657092BF" w14:textId="77777777" w:rsidR="00203516" w:rsidRPr="00203516" w:rsidRDefault="00203516" w:rsidP="00203516">
      <w:pPr>
        <w:tabs>
          <w:tab w:val="clear" w:pos="720"/>
        </w:tabs>
        <w:suppressAutoHyphens w:val="0"/>
        <w:spacing w:after="0" w:line="360" w:lineRule="auto"/>
        <w:rPr>
          <w:rFonts w:ascii="Times New Roman" w:eastAsia="Times New Roman" w:hAnsi="Times New Roman" w:cs="Times New Roman"/>
          <w:color w:val="auto"/>
          <w:spacing w:val="-1"/>
          <w:sz w:val="24"/>
          <w:szCs w:val="24"/>
          <w:shd w:val="clear" w:color="auto" w:fill="FFFFFF"/>
        </w:rPr>
      </w:pPr>
    </w:p>
    <w:p w14:paraId="2ABA99C8" w14:textId="77777777" w:rsidR="00203516" w:rsidRPr="00203516" w:rsidRDefault="00203516" w:rsidP="00203516">
      <w:pPr>
        <w:tabs>
          <w:tab w:val="clear" w:pos="720"/>
        </w:tabs>
        <w:suppressAutoHyphens w:val="0"/>
        <w:spacing w:after="0" w:line="360" w:lineRule="auto"/>
        <w:ind w:left="2160" w:firstLine="720"/>
        <w:rPr>
          <w:rFonts w:ascii="Times New Roman" w:eastAsia="Times New Roman" w:hAnsi="Times New Roman" w:cs="Times New Roman"/>
          <w:color w:val="auto"/>
          <w:spacing w:val="-1"/>
          <w:sz w:val="24"/>
          <w:szCs w:val="24"/>
          <w:shd w:val="clear" w:color="auto" w:fill="FFFFFF"/>
        </w:rPr>
      </w:pPr>
      <w:r w:rsidRPr="00203516">
        <w:rPr>
          <w:rFonts w:ascii="Times New Roman" w:eastAsia="Times New Roman" w:hAnsi="Times New Roman" w:cs="Times New Roman"/>
          <w:noProof/>
          <w:color w:val="auto"/>
          <w:spacing w:val="-1"/>
          <w:sz w:val="24"/>
          <w:szCs w:val="24"/>
          <w:shd w:val="clear" w:color="auto" w:fill="FFFFFF"/>
        </w:rPr>
        <w:drawing>
          <wp:anchor distT="0" distB="0" distL="114300" distR="114300" simplePos="0" relativeHeight="251661312" behindDoc="1" locked="0" layoutInCell="1" allowOverlap="1" wp14:anchorId="41D4B97E" wp14:editId="18DCEB4C">
            <wp:simplePos x="0" y="0"/>
            <wp:positionH relativeFrom="column">
              <wp:posOffset>0</wp:posOffset>
            </wp:positionH>
            <wp:positionV relativeFrom="paragraph">
              <wp:posOffset>2194</wp:posOffset>
            </wp:positionV>
            <wp:extent cx="5867400" cy="646292"/>
            <wp:effectExtent l="0" t="0" r="0" b="0"/>
            <wp:wrapTight wrapText="bothSides">
              <wp:wrapPolygon edited="0">
                <wp:start x="0" y="0"/>
                <wp:lineTo x="0" y="21027"/>
                <wp:lineTo x="21530" y="21027"/>
                <wp:lineTo x="21530" y="0"/>
                <wp:lineTo x="0" y="0"/>
              </wp:wrapPolygon>
            </wp:wrapTight>
            <wp:docPr id="164599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0188" name=""/>
                    <pic:cNvPicPr/>
                  </pic:nvPicPr>
                  <pic:blipFill>
                    <a:blip r:embed="rId12">
                      <a:extLst>
                        <a:ext uri="{28A0092B-C50C-407E-A947-70E740481C1C}">
                          <a14:useLocalDpi xmlns:a14="http://schemas.microsoft.com/office/drawing/2010/main" val="0"/>
                        </a:ext>
                      </a:extLst>
                    </a:blip>
                    <a:stretch>
                      <a:fillRect/>
                    </a:stretch>
                  </pic:blipFill>
                  <pic:spPr>
                    <a:xfrm>
                      <a:off x="0" y="0"/>
                      <a:ext cx="5867400" cy="646292"/>
                    </a:xfrm>
                    <a:prstGeom prst="rect">
                      <a:avLst/>
                    </a:prstGeom>
                  </pic:spPr>
                </pic:pic>
              </a:graphicData>
            </a:graphic>
          </wp:anchor>
        </w:drawing>
      </w:r>
      <w:r w:rsidRPr="00203516">
        <w:rPr>
          <w:rFonts w:ascii="Times New Roman" w:eastAsia="Times New Roman" w:hAnsi="Times New Roman" w:cs="Times New Roman"/>
          <w:color w:val="auto"/>
          <w:spacing w:val="-1"/>
          <w:sz w:val="24"/>
          <w:szCs w:val="24"/>
          <w:shd w:val="clear" w:color="auto" w:fill="FFFFFF"/>
        </w:rPr>
        <w:t>Figure 3.6: Positional Embeddings</w:t>
      </w:r>
    </w:p>
    <w:p w14:paraId="53AA52D0" w14:textId="77777777" w:rsidR="00203516" w:rsidRPr="00203516" w:rsidRDefault="00203516" w:rsidP="00203516">
      <w:pPr>
        <w:tabs>
          <w:tab w:val="clear" w:pos="720"/>
        </w:tabs>
        <w:suppressAutoHyphens w:val="0"/>
        <w:spacing w:after="0" w:line="360" w:lineRule="auto"/>
        <w:ind w:left="2160" w:firstLine="720"/>
        <w:rPr>
          <w:rFonts w:ascii="Times New Roman" w:eastAsia="Times New Roman" w:hAnsi="Times New Roman" w:cs="Times New Roman"/>
          <w:color w:val="auto"/>
          <w:spacing w:val="-1"/>
          <w:sz w:val="24"/>
          <w:szCs w:val="24"/>
          <w:shd w:val="clear" w:color="auto" w:fill="FFFFFF"/>
        </w:rPr>
      </w:pPr>
    </w:p>
    <w:p w14:paraId="4837E881" w14:textId="77777777" w:rsidR="00203516" w:rsidRPr="00203516" w:rsidRDefault="00203516" w:rsidP="00203516">
      <w:pPr>
        <w:tabs>
          <w:tab w:val="clear" w:pos="720"/>
        </w:tabs>
        <w:suppressAutoHyphens w:val="0"/>
        <w:spacing w:after="0" w:line="360" w:lineRule="auto"/>
        <w:ind w:left="2160" w:firstLine="720"/>
        <w:rPr>
          <w:rFonts w:ascii="Times New Roman" w:eastAsia="Times New Roman" w:hAnsi="Times New Roman" w:cs="Times New Roman"/>
          <w:color w:val="auto"/>
          <w:spacing w:val="-1"/>
          <w:sz w:val="24"/>
          <w:szCs w:val="24"/>
          <w:shd w:val="clear" w:color="auto" w:fill="FFFFFF"/>
        </w:rPr>
      </w:pPr>
    </w:p>
    <w:p w14:paraId="23DF68C5" w14:textId="77777777" w:rsidR="00203516" w:rsidRPr="00203516" w:rsidRDefault="00203516" w:rsidP="00203516">
      <w:pPr>
        <w:tabs>
          <w:tab w:val="clear" w:pos="720"/>
        </w:tabs>
        <w:suppressAutoHyphens w:val="0"/>
        <w:spacing w:after="0" w:line="360" w:lineRule="auto"/>
        <w:ind w:left="2160" w:firstLine="720"/>
        <w:rPr>
          <w:rFonts w:ascii="Times New Roman" w:eastAsia="Times New Roman" w:hAnsi="Times New Roman" w:cs="Times New Roman"/>
          <w:color w:val="auto"/>
          <w:spacing w:val="-1"/>
          <w:sz w:val="24"/>
          <w:szCs w:val="24"/>
          <w:shd w:val="clear" w:color="auto" w:fill="FFFFFF"/>
        </w:rPr>
      </w:pPr>
    </w:p>
    <w:p w14:paraId="4CC3011E" w14:textId="77777777" w:rsidR="00203516" w:rsidRPr="00203516" w:rsidRDefault="00203516" w:rsidP="00203516">
      <w:pPr>
        <w:tabs>
          <w:tab w:val="clear" w:pos="720"/>
        </w:tabs>
        <w:suppressAutoHyphens w:val="0"/>
        <w:spacing w:after="0" w:line="360" w:lineRule="auto"/>
        <w:ind w:left="2160" w:firstLine="720"/>
        <w:rPr>
          <w:rFonts w:ascii="Times New Roman" w:eastAsia="Times New Roman" w:hAnsi="Times New Roman" w:cs="Times New Roman"/>
          <w:color w:val="auto"/>
          <w:spacing w:val="-1"/>
          <w:sz w:val="24"/>
          <w:szCs w:val="24"/>
          <w:shd w:val="clear" w:color="auto" w:fill="FFFFFF"/>
        </w:rPr>
      </w:pPr>
    </w:p>
    <w:p w14:paraId="700EB489" w14:textId="77777777" w:rsidR="00203516" w:rsidRPr="00203516" w:rsidRDefault="00203516" w:rsidP="00203516">
      <w:pPr>
        <w:tabs>
          <w:tab w:val="clear" w:pos="720"/>
        </w:tabs>
        <w:suppressAutoHyphens w:val="0"/>
        <w:spacing w:after="100" w:afterAutospacing="1" w:line="360" w:lineRule="auto"/>
        <w:ind w:left="2160" w:firstLine="720"/>
        <w:jc w:val="both"/>
        <w:rPr>
          <w:rFonts w:ascii="Times New Roman" w:eastAsia="Times New Roman" w:hAnsi="Times New Roman" w:cs="Times New Roman"/>
          <w:color w:val="auto"/>
          <w:spacing w:val="-1"/>
          <w:sz w:val="24"/>
          <w:szCs w:val="24"/>
          <w:shd w:val="clear" w:color="auto" w:fill="FFFFFF"/>
        </w:rPr>
      </w:pPr>
      <w:r w:rsidRPr="00203516">
        <w:rPr>
          <w:rFonts w:ascii="Times New Roman" w:eastAsia="Times New Roman" w:hAnsi="Times New Roman" w:cs="Times New Roman"/>
          <w:noProof/>
          <w:color w:val="auto"/>
          <w:spacing w:val="-1"/>
          <w:sz w:val="24"/>
          <w:szCs w:val="24"/>
          <w:shd w:val="clear" w:color="auto" w:fill="FFFFFF"/>
        </w:rPr>
        <w:drawing>
          <wp:anchor distT="0" distB="0" distL="114300" distR="114300" simplePos="0" relativeHeight="251660288" behindDoc="1" locked="0" layoutInCell="1" allowOverlap="1" wp14:anchorId="6E3B71E3" wp14:editId="798D02E7">
            <wp:simplePos x="0" y="0"/>
            <wp:positionH relativeFrom="column">
              <wp:posOffset>0</wp:posOffset>
            </wp:positionH>
            <wp:positionV relativeFrom="paragraph">
              <wp:posOffset>635</wp:posOffset>
            </wp:positionV>
            <wp:extent cx="5943600" cy="570230"/>
            <wp:effectExtent l="0" t="0" r="0" b="0"/>
            <wp:wrapTight wrapText="bothSides">
              <wp:wrapPolygon edited="0">
                <wp:start x="0" y="0"/>
                <wp:lineTo x="0" y="20927"/>
                <wp:lineTo x="21531" y="20927"/>
                <wp:lineTo x="21531" y="0"/>
                <wp:lineTo x="0" y="0"/>
              </wp:wrapPolygon>
            </wp:wrapTight>
            <wp:docPr id="50048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89699"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70230"/>
                    </a:xfrm>
                    <a:prstGeom prst="rect">
                      <a:avLst/>
                    </a:prstGeom>
                  </pic:spPr>
                </pic:pic>
              </a:graphicData>
            </a:graphic>
          </wp:anchor>
        </w:drawing>
      </w:r>
      <w:r w:rsidRPr="00203516">
        <w:rPr>
          <w:rFonts w:ascii="Times New Roman" w:eastAsia="Times New Roman" w:hAnsi="Times New Roman" w:cs="Times New Roman"/>
          <w:color w:val="auto"/>
          <w:spacing w:val="-1"/>
          <w:sz w:val="24"/>
          <w:szCs w:val="24"/>
          <w:shd w:val="clear" w:color="auto" w:fill="FFFFFF"/>
        </w:rPr>
        <w:t>Figure 3.7: Segment Embeddings</w:t>
      </w:r>
    </w:p>
    <w:p w14:paraId="7F30E766" w14:textId="77777777" w:rsidR="00203516" w:rsidRPr="00203516" w:rsidRDefault="00203516" w:rsidP="00203516">
      <w:pPr>
        <w:tabs>
          <w:tab w:val="clear" w:pos="720"/>
        </w:tabs>
        <w:suppressAutoHyphens w:val="0"/>
        <w:rPr>
          <w:rFonts w:ascii="Times New Roman" w:eastAsia="Times New Roman" w:hAnsi="Times New Roman" w:cs="Times New Roman"/>
          <w:color w:val="auto"/>
          <w:spacing w:val="-1"/>
          <w:sz w:val="24"/>
          <w:szCs w:val="24"/>
          <w:shd w:val="clear" w:color="auto" w:fill="FFFFFF"/>
        </w:rPr>
      </w:pPr>
      <w:r w:rsidRPr="00203516">
        <w:rPr>
          <w:rFonts w:ascii="Times New Roman" w:eastAsia="Times New Roman" w:hAnsi="Times New Roman" w:cs="Times New Roman"/>
          <w:color w:val="auto"/>
          <w:spacing w:val="-1"/>
          <w:sz w:val="24"/>
          <w:szCs w:val="24"/>
          <w:shd w:val="clear" w:color="auto" w:fill="FFFFFF"/>
          <w:lang w:val="en"/>
        </w:rPr>
        <w:br w:type="page"/>
      </w:r>
    </w:p>
    <w:p w14:paraId="122A292C" w14:textId="77777777" w:rsidR="00203516" w:rsidRPr="00203516" w:rsidRDefault="00203516" w:rsidP="00203516">
      <w:pPr>
        <w:keepNext/>
        <w:keepLines/>
        <w:tabs>
          <w:tab w:val="clear" w:pos="720"/>
        </w:tabs>
        <w:suppressAutoHyphens w:val="0"/>
        <w:spacing w:before="200" w:after="0" w:line="360" w:lineRule="auto"/>
        <w:ind w:left="80"/>
        <w:outlineLvl w:val="3"/>
        <w:rPr>
          <w:rFonts w:ascii="Cambria" w:eastAsia="Times New Roman" w:hAnsi="Cambria" w:cs="Times New Roman"/>
          <w:b/>
          <w:bCs/>
          <w:i/>
          <w:iCs/>
          <w:color w:val="auto"/>
          <w:sz w:val="24"/>
          <w:szCs w:val="24"/>
          <w:lang w:val="en"/>
        </w:rPr>
      </w:pPr>
      <w:bookmarkStart w:id="10" w:name="_Toc169937052"/>
      <w:bookmarkStart w:id="11" w:name="_Hlk161061914"/>
      <w:bookmarkEnd w:id="9"/>
      <w:r w:rsidRPr="00203516">
        <w:rPr>
          <w:rFonts w:ascii="Cambria" w:eastAsia="Times New Roman" w:hAnsi="Cambria" w:cs="Times New Roman"/>
          <w:b/>
          <w:bCs/>
          <w:i/>
          <w:iCs/>
          <w:color w:val="auto"/>
          <w:sz w:val="24"/>
          <w:szCs w:val="24"/>
          <w:lang w:val="en"/>
        </w:rPr>
        <w:lastRenderedPageBreak/>
        <w:t>3.3.2.3 Long Short Term Memory (LSTM) and Bidirectional Long Short Term Memory (BiLSTM)</w:t>
      </w:r>
      <w:bookmarkEnd w:id="10"/>
    </w:p>
    <w:p w14:paraId="767A2CDC" w14:textId="77777777" w:rsidR="00203516" w:rsidRPr="00203516" w:rsidRDefault="00203516" w:rsidP="00203516">
      <w:pPr>
        <w:keepNext/>
        <w:keepLines/>
        <w:tabs>
          <w:tab w:val="clear" w:pos="720"/>
        </w:tabs>
        <w:suppressAutoHyphens w:val="0"/>
        <w:spacing w:before="200" w:after="0" w:line="360" w:lineRule="auto"/>
        <w:ind w:left="80"/>
        <w:jc w:val="both"/>
        <w:outlineLvl w:val="3"/>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4F81BD"/>
          <w:sz w:val="24"/>
          <w:szCs w:val="24"/>
          <w:lang w:val="en"/>
        </w:rPr>
        <w:t xml:space="preserve"> </w:t>
      </w:r>
      <w:r w:rsidRPr="00203516">
        <w:rPr>
          <w:rFonts w:ascii="Times New Roman" w:eastAsia="Times New Roman" w:hAnsi="Times New Roman" w:cs="Times New Roman"/>
          <w:color w:val="auto"/>
          <w:sz w:val="24"/>
          <w:szCs w:val="24"/>
          <w:lang w:val="en"/>
        </w:rPr>
        <w:t>Long Short Term Memory (LSTM) provide long-term dependency by remember long term information. LSTM layer consists of a memory cell, which remembers values over arbitrary time intervals and each cell housed four components called gates, namely; input gate (</w:t>
      </w:r>
      <m:oMath>
        <m:sSub>
          <m:sSubPr>
            <m:ctrlPr>
              <w:rPr>
                <w:rFonts w:ascii="Cambria Math" w:eastAsia="Times New Roman" w:hAnsi="Cambria Math" w:cs="Times New Roman"/>
                <w:color w:val="auto"/>
                <w:sz w:val="24"/>
                <w:szCs w:val="24"/>
                <w:lang w:val="en"/>
              </w:rPr>
            </m:ctrlPr>
          </m:sSubPr>
          <m:e>
            <m:r>
              <m:rPr>
                <m:sty m:val="p"/>
              </m:rPr>
              <w:rPr>
                <w:rFonts w:ascii="Cambria Math" w:eastAsia="Times New Roman" w:hAnsi="Cambria Math" w:cs="Times New Roman"/>
                <w:color w:val="auto"/>
                <w:sz w:val="24"/>
                <w:szCs w:val="24"/>
                <w:lang w:val="en"/>
              </w:rPr>
              <m:t>i</m:t>
            </m:r>
          </m:e>
          <m:sub>
            <m:r>
              <m:rPr>
                <m:sty m:val="p"/>
              </m:rPr>
              <w:rPr>
                <w:rFonts w:ascii="Cambria Math" w:eastAsia="Times New Roman" w:hAnsi="Cambria Math" w:cs="Times New Roman"/>
                <w:color w:val="auto"/>
                <w:sz w:val="24"/>
                <w:szCs w:val="24"/>
                <w:lang w:val="en"/>
              </w:rPr>
              <m:t>t</m:t>
            </m:r>
          </m:sub>
        </m:sSub>
      </m:oMath>
      <w:r w:rsidRPr="00203516">
        <w:rPr>
          <w:rFonts w:ascii="Times New Roman" w:eastAsia="Times New Roman" w:hAnsi="Times New Roman" w:cs="Times New Roman"/>
          <w:color w:val="auto"/>
          <w:sz w:val="24"/>
          <w:szCs w:val="24"/>
          <w:lang w:val="en"/>
        </w:rPr>
        <w:t>), output gate (</w:t>
      </w:r>
      <m:oMath>
        <m:sSub>
          <m:sSubPr>
            <m:ctrlPr>
              <w:rPr>
                <w:rFonts w:ascii="Cambria Math" w:eastAsia="Times New Roman" w:hAnsi="Cambria Math" w:cs="Times New Roman"/>
                <w:color w:val="auto"/>
                <w:sz w:val="24"/>
                <w:szCs w:val="24"/>
                <w:lang w:val="en"/>
              </w:rPr>
            </m:ctrlPr>
          </m:sSubPr>
          <m:e>
            <m:r>
              <m:rPr>
                <m:sty m:val="p"/>
              </m:rPr>
              <w:rPr>
                <w:rFonts w:ascii="Cambria Math" w:eastAsia="Times New Roman" w:hAnsi="Cambria Math" w:cs="Times New Roman"/>
                <w:color w:val="auto"/>
                <w:sz w:val="24"/>
                <w:szCs w:val="24"/>
                <w:lang w:val="en"/>
              </w:rPr>
              <m:t>o</m:t>
            </m:r>
          </m:e>
          <m:sub>
            <m:r>
              <m:rPr>
                <m:sty m:val="p"/>
              </m:rPr>
              <w:rPr>
                <w:rFonts w:ascii="Cambria Math" w:eastAsia="Times New Roman" w:hAnsi="Cambria Math" w:cs="Times New Roman"/>
                <w:color w:val="auto"/>
                <w:sz w:val="24"/>
                <w:szCs w:val="24"/>
                <w:lang w:val="en"/>
              </w:rPr>
              <m:t>t</m:t>
            </m:r>
          </m:sub>
        </m:sSub>
      </m:oMath>
      <w:r w:rsidRPr="00203516">
        <w:rPr>
          <w:rFonts w:ascii="Times New Roman" w:eastAsia="Times New Roman" w:hAnsi="Times New Roman" w:cs="Times New Roman"/>
          <w:color w:val="auto"/>
          <w:sz w:val="24"/>
          <w:szCs w:val="24"/>
          <w:lang w:val="en"/>
        </w:rPr>
        <w:t>), forget gate (</w:t>
      </w:r>
      <m:oMath>
        <m:sSub>
          <m:sSubPr>
            <m:ctrlPr>
              <w:rPr>
                <w:rFonts w:ascii="Cambria Math" w:eastAsia="Times New Roman" w:hAnsi="Cambria Math" w:cs="Times New Roman"/>
                <w:color w:val="auto"/>
                <w:sz w:val="24"/>
                <w:szCs w:val="24"/>
                <w:lang w:val="en"/>
              </w:rPr>
            </m:ctrlPr>
          </m:sSubPr>
          <m:e>
            <m:r>
              <m:rPr>
                <m:sty m:val="p"/>
              </m:rPr>
              <w:rPr>
                <w:rFonts w:ascii="Cambria Math" w:eastAsia="Times New Roman" w:hAnsi="Cambria Math" w:cs="Times New Roman"/>
                <w:color w:val="auto"/>
                <w:sz w:val="24"/>
                <w:szCs w:val="24"/>
                <w:lang w:val="en"/>
              </w:rPr>
              <m:t>f</m:t>
            </m:r>
          </m:e>
          <m:sub>
            <m:r>
              <m:rPr>
                <m:sty m:val="p"/>
              </m:rPr>
              <w:rPr>
                <w:rFonts w:ascii="Cambria Math" w:eastAsia="Times New Roman" w:hAnsi="Cambria Math" w:cs="Times New Roman"/>
                <w:color w:val="auto"/>
                <w:sz w:val="24"/>
                <w:szCs w:val="24"/>
                <w:lang w:val="en"/>
              </w:rPr>
              <m:t>t</m:t>
            </m:r>
          </m:sub>
        </m:sSub>
      </m:oMath>
      <w:r w:rsidRPr="00203516">
        <w:rPr>
          <w:rFonts w:ascii="Times New Roman" w:eastAsia="Times New Roman" w:hAnsi="Times New Roman" w:cs="Times New Roman"/>
          <w:color w:val="auto"/>
          <w:sz w:val="24"/>
          <w:szCs w:val="24"/>
          <w:lang w:val="en"/>
        </w:rPr>
        <w:t>) and C</w:t>
      </w:r>
      <w:r w:rsidRPr="00203516">
        <w:rPr>
          <w:rFonts w:ascii="Times New Roman" w:eastAsia="Times New Roman" w:hAnsi="Times New Roman" w:cs="Times New Roman"/>
          <w:color w:val="auto"/>
          <w:sz w:val="24"/>
          <w:szCs w:val="24"/>
          <w:vertAlign w:val="subscript"/>
          <w:lang w:val="en"/>
        </w:rPr>
        <w:t>t</w:t>
      </w:r>
      <w:r w:rsidRPr="00203516">
        <w:rPr>
          <w:rFonts w:ascii="Times New Roman" w:eastAsia="Times New Roman" w:hAnsi="Times New Roman" w:cs="Times New Roman"/>
          <w:color w:val="auto"/>
          <w:sz w:val="24"/>
          <w:szCs w:val="24"/>
          <w:lang w:val="en"/>
        </w:rPr>
        <w:t xml:space="preserve"> gates that regulate the flow of information in and out of the cell which are shown Figure 3.8 – 3.11. </w:t>
      </w:r>
    </w:p>
    <w:p w14:paraId="4817F6BF" w14:textId="77777777" w:rsidR="00203516" w:rsidRPr="00203516" w:rsidRDefault="00203516" w:rsidP="00203516">
      <w:pPr>
        <w:tabs>
          <w:tab w:val="clear" w:pos="720"/>
        </w:tabs>
        <w:suppressAutoHyphens w:val="0"/>
        <w:autoSpaceDE w:val="0"/>
        <w:autoSpaceDN w:val="0"/>
        <w:adjustRightInd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Apart from the listed gates, LSTM has some notations which is shown in Table 3.3.</w:t>
      </w:r>
    </w:p>
    <w:p w14:paraId="5A61DCEB" w14:textId="77777777" w:rsidR="00203516" w:rsidRPr="00203516" w:rsidRDefault="00203516" w:rsidP="00203516">
      <w:pPr>
        <w:tabs>
          <w:tab w:val="clear" w:pos="720"/>
        </w:tabs>
        <w:suppressAutoHyphens w:val="0"/>
        <w:autoSpaceDE w:val="0"/>
        <w:autoSpaceDN w:val="0"/>
        <w:adjustRightInd w:val="0"/>
        <w:spacing w:before="280" w:after="0" w:line="360" w:lineRule="auto"/>
        <w:ind w:left="80"/>
        <w:jc w:val="both"/>
        <w:rPr>
          <w:ins w:id="12" w:author="Ayo Kupoluyi" w:date="2024-09-14T17:35:00Z" w16du:dateUtc="2024-09-14T16:35:00Z"/>
          <w:rFonts w:ascii="Times New Roman" w:eastAsia="Times New Roman" w:hAnsi="Times New Roman" w:cs="Times New Roman"/>
          <w:color w:val="auto"/>
          <w:sz w:val="23"/>
          <w:szCs w:val="23"/>
          <w:lang w:val="en"/>
        </w:rPr>
      </w:pPr>
      <w:ins w:id="13" w:author="Ayo Kupoluyi" w:date="2024-09-14T17:35:00Z" w16du:dateUtc="2024-09-14T16:35:00Z">
        <w:r w:rsidRPr="00203516">
          <w:rPr>
            <w:rFonts w:ascii="Times New Roman" w:eastAsia="Times New Roman" w:hAnsi="Times New Roman" w:cs="Times New Roman"/>
            <w:color w:val="auto"/>
            <w:sz w:val="23"/>
            <w:szCs w:val="23"/>
            <w:lang w:val="en"/>
          </w:rPr>
          <w:t xml:space="preserve">The </w:t>
        </w:r>
        <w:r w:rsidRPr="00203516">
          <w:rPr>
            <w:rFonts w:ascii="Times New Roman" w:eastAsia="Times New Roman" w:hAnsi="Times New Roman" w:cs="Times New Roman"/>
            <w:i/>
            <w:iCs/>
            <w:color w:val="auto"/>
            <w:sz w:val="23"/>
            <w:szCs w:val="23"/>
            <w:lang w:val="en"/>
          </w:rPr>
          <w:t>f</w:t>
        </w:r>
        <w:r w:rsidRPr="00203516">
          <w:rPr>
            <w:rFonts w:ascii="Times New Roman" w:eastAsia="Times New Roman" w:hAnsi="Times New Roman" w:cs="Times New Roman"/>
            <w:i/>
            <w:iCs/>
            <w:color w:val="auto"/>
            <w:sz w:val="23"/>
            <w:szCs w:val="23"/>
            <w:vertAlign w:val="subscript"/>
            <w:lang w:val="en"/>
          </w:rPr>
          <w:t>t</w:t>
        </w:r>
        <w:r w:rsidRPr="00203516">
          <w:rPr>
            <w:rFonts w:ascii="Times New Roman" w:eastAsia="Times New Roman" w:hAnsi="Times New Roman" w:cs="Times New Roman"/>
            <w:i/>
            <w:iCs/>
            <w:color w:val="auto"/>
            <w:sz w:val="23"/>
            <w:szCs w:val="23"/>
            <w:lang w:val="en"/>
          </w:rPr>
          <w:t xml:space="preserve"> </w:t>
        </w:r>
        <w:r w:rsidRPr="00203516">
          <w:rPr>
            <w:rFonts w:ascii="Times New Roman" w:eastAsia="Times New Roman" w:hAnsi="Times New Roman" w:cs="Times New Roman"/>
            <w:color w:val="auto"/>
            <w:sz w:val="23"/>
            <w:szCs w:val="23"/>
            <w:lang w:val="en"/>
          </w:rPr>
          <w:t>decides what should</w:t>
        </w:r>
        <w:r w:rsidRPr="00203516">
          <w:rPr>
            <w:rFonts w:ascii="Times New Roman" w:eastAsia="Times New Roman" w:hAnsi="Times New Roman" w:cs="Times New Roman"/>
            <w:i/>
            <w:iCs/>
            <w:color w:val="auto"/>
            <w:sz w:val="23"/>
            <w:szCs w:val="23"/>
            <w:lang w:val="en"/>
          </w:rPr>
          <w:t xml:space="preserve"> </w:t>
        </w:r>
        <w:r w:rsidRPr="00203516">
          <w:rPr>
            <w:rFonts w:ascii="Times New Roman" w:eastAsia="Times New Roman" w:hAnsi="Times New Roman" w:cs="Times New Roman"/>
            <w:color w:val="auto"/>
            <w:sz w:val="23"/>
            <w:szCs w:val="23"/>
            <w:lang w:val="en"/>
          </w:rPr>
          <w:t>be forgotten from the cell state with the help of the sigmoid function (</w:t>
        </w:r>
      </w:ins>
      <m:oMath>
        <m:r>
          <w:ins w:id="14" w:author="Ayo Kupoluyi" w:date="2024-09-14T17:35:00Z" w16du:dateUtc="2024-09-14T16:35:00Z">
            <w:rPr>
              <w:rFonts w:ascii="Cambria Math" w:eastAsia="Times New Roman" w:hAnsi="Cambria Math" w:cs="Times New Roman"/>
              <w:color w:val="auto"/>
              <w:sz w:val="23"/>
              <w:szCs w:val="23"/>
              <w:lang w:val="el-GR"/>
            </w:rPr>
            <m:t>σ</m:t>
          </w:ins>
        </m:r>
      </m:oMath>
      <w:ins w:id="15" w:author="Ayo Kupoluyi" w:date="2024-09-14T17:35:00Z" w16du:dateUtc="2024-09-14T16:35:00Z">
        <w:r w:rsidRPr="00203516">
          <w:rPr>
            <w:rFonts w:ascii="Times New Roman" w:eastAsia="Times New Roman" w:hAnsi="Times New Roman" w:cs="Times New Roman"/>
            <w:color w:val="auto"/>
            <w:sz w:val="23"/>
            <w:szCs w:val="23"/>
            <w:lang w:val="en"/>
          </w:rPr>
          <w:t xml:space="preserve">) by squash the output values in closed range [0,1], where 0 means the text is irrelevant to the context and should be remove completely while 1 means the text is relevant and should be keep as it is. The </w:t>
        </w:r>
        <w:r w:rsidRPr="00203516">
          <w:rPr>
            <w:rFonts w:ascii="Times New Roman" w:eastAsia="Times New Roman" w:hAnsi="Times New Roman" w:cs="Times New Roman"/>
            <w:i/>
            <w:iCs/>
            <w:color w:val="auto"/>
            <w:sz w:val="23"/>
            <w:szCs w:val="23"/>
            <w:lang w:val="en"/>
          </w:rPr>
          <w:t>f</w:t>
        </w:r>
        <w:r w:rsidRPr="00203516">
          <w:rPr>
            <w:rFonts w:ascii="Times New Roman" w:eastAsia="Times New Roman" w:hAnsi="Times New Roman" w:cs="Times New Roman"/>
            <w:i/>
            <w:iCs/>
            <w:color w:val="auto"/>
            <w:sz w:val="23"/>
            <w:szCs w:val="23"/>
            <w:vertAlign w:val="subscript"/>
            <w:lang w:val="en"/>
          </w:rPr>
          <w:t>t</w:t>
        </w:r>
        <w:r w:rsidRPr="00203516">
          <w:rPr>
            <w:rFonts w:ascii="Times New Roman" w:eastAsia="Times New Roman" w:hAnsi="Times New Roman" w:cs="Times New Roman"/>
            <w:color w:val="auto"/>
            <w:sz w:val="23"/>
            <w:szCs w:val="23"/>
            <w:lang w:val="en"/>
          </w:rPr>
          <w:t xml:space="preserve"> concatenates at hₜ₋₁ and xₜ, and outputs a value between 0 and 1 for each vector in the cell state Cₜ₋₁.</w:t>
        </w:r>
      </w:ins>
    </w:p>
    <w:p w14:paraId="776513E9" w14:textId="77777777" w:rsidR="00203516" w:rsidRPr="00203516" w:rsidRDefault="00203516" w:rsidP="00203516">
      <w:pPr>
        <w:tabs>
          <w:tab w:val="clear" w:pos="720"/>
        </w:tabs>
        <w:suppressAutoHyphens w:val="0"/>
        <w:autoSpaceDE w:val="0"/>
        <w:autoSpaceDN w:val="0"/>
        <w:adjustRightInd w:val="0"/>
        <w:spacing w:before="280" w:after="0" w:line="360" w:lineRule="auto"/>
        <w:ind w:left="80"/>
        <w:jc w:val="both"/>
        <w:rPr>
          <w:ins w:id="16" w:author="Ayo Kupoluyi" w:date="2024-09-14T17:35:00Z" w16du:dateUtc="2024-09-14T16:35:00Z"/>
          <w:rFonts w:ascii="Times New Roman" w:eastAsia="Times New Roman" w:hAnsi="Times New Roman" w:cs="Times New Roman"/>
          <w:color w:val="auto"/>
          <w:sz w:val="23"/>
          <w:szCs w:val="23"/>
          <w:lang w:val="en"/>
        </w:rPr>
      </w:pPr>
      <w:ins w:id="17" w:author="Ayo Kupoluyi" w:date="2024-09-14T17:35:00Z" w16du:dateUtc="2024-09-14T16:35:00Z">
        <w:r w:rsidRPr="00203516">
          <w:rPr>
            <w:rFonts w:ascii="Times New Roman" w:eastAsia="Times New Roman" w:hAnsi="Times New Roman" w:cs="Times New Roman"/>
            <w:color w:val="auto"/>
            <w:sz w:val="23"/>
            <w:szCs w:val="23"/>
            <w:lang w:val="en"/>
          </w:rPr>
          <w:t xml:space="preserve">Forget gate </w:t>
        </w:r>
        <w:r w:rsidRPr="00203516">
          <w:rPr>
            <w:rFonts w:ascii="Times New Roman" w:eastAsia="Times New Roman" w:hAnsi="Times New Roman" w:cs="Times New Roman"/>
            <w:i/>
            <w:iCs/>
            <w:color w:val="auto"/>
            <w:sz w:val="23"/>
            <w:szCs w:val="23"/>
            <w:lang w:val="en"/>
          </w:rPr>
          <w:t>f</w:t>
        </w:r>
        <w:r w:rsidRPr="00203516">
          <w:rPr>
            <w:rFonts w:ascii="Times New Roman" w:eastAsia="Times New Roman" w:hAnsi="Times New Roman" w:cs="Times New Roman"/>
            <w:i/>
            <w:iCs/>
            <w:color w:val="auto"/>
            <w:sz w:val="23"/>
            <w:szCs w:val="23"/>
            <w:vertAlign w:val="subscript"/>
            <w:lang w:val="en"/>
          </w:rPr>
          <w:t>t</w:t>
        </w:r>
        <w:r w:rsidRPr="00203516">
          <w:rPr>
            <w:rFonts w:ascii="Times New Roman" w:eastAsia="Times New Roman" w:hAnsi="Times New Roman" w:cs="Times New Roman"/>
            <w:color w:val="auto"/>
            <w:sz w:val="23"/>
            <w:szCs w:val="23"/>
            <w:lang w:val="en"/>
          </w:rPr>
          <w:t xml:space="preserve"> is obtained using Equation 3.15;</w:t>
        </w:r>
      </w:ins>
    </w:p>
    <w:p w14:paraId="7BB9CB1A" w14:textId="60C6D11C" w:rsidR="00203516" w:rsidRPr="00203516" w:rsidRDefault="00203516" w:rsidP="00203516">
      <w:pPr>
        <w:tabs>
          <w:tab w:val="clear" w:pos="720"/>
        </w:tabs>
        <w:suppressAutoHyphens w:val="0"/>
        <w:autoSpaceDE w:val="0"/>
        <w:autoSpaceDN w:val="0"/>
        <w:adjustRightInd w:val="0"/>
        <w:spacing w:before="280" w:after="0" w:line="360" w:lineRule="auto"/>
        <w:ind w:left="80"/>
        <w:jc w:val="both"/>
        <w:rPr>
          <w:ins w:id="18" w:author="Ayo Kupoluyi" w:date="2024-09-14T17:35:00Z" w16du:dateUtc="2024-09-14T16:35:00Z"/>
          <w:rFonts w:ascii="Times New Roman" w:eastAsia="Times New Roman" w:hAnsi="Times New Roman" w:cs="Times New Roman"/>
          <w:color w:val="auto"/>
          <w:sz w:val="23"/>
          <w:szCs w:val="23"/>
          <w:lang w:val="en"/>
        </w:rPr>
      </w:pPr>
      <w:ins w:id="19" w:author="Ayo Kupoluyi" w:date="2024-09-14T17:35:00Z" w16du:dateUtc="2024-09-14T16:35:00Z">
        <w:r w:rsidRPr="00203516">
          <w:rPr>
            <w:rFonts w:ascii="Times New Roman" w:eastAsia="Times New Roman" w:hAnsi="Times New Roman" w:cs="Times New Roman"/>
            <w:color w:val="auto"/>
            <w:sz w:val="23"/>
            <w:szCs w:val="23"/>
            <w:lang w:val="en"/>
          </w:rPr>
          <w:tab/>
          <w:t> </w:t>
        </w:r>
      </w:ins>
      <m:oMath>
        <m:sSub>
          <m:sSubPr>
            <m:ctrlPr>
              <w:rPr>
                <w:rFonts w:ascii="Cambria Math" w:eastAsia="Times New Roman" w:hAnsi="Cambria Math" w:cs="Times New Roman"/>
                <w:i/>
                <w:iCs/>
                <w:color w:val="auto"/>
                <w:sz w:val="23"/>
                <w:szCs w:val="23"/>
                <w:lang w:val="en"/>
              </w:rPr>
            </m:ctrlPr>
          </m:sSubPr>
          <m:e>
            <m:r>
              <w:ins w:id="20" w:author="Ayo Kupoluyi" w:date="2024-09-14T17:35:00Z" w16du:dateUtc="2024-09-14T16:35:00Z">
                <w:rPr>
                  <w:rFonts w:ascii="Cambria Math" w:eastAsia="Times New Roman" w:hAnsi="Cambria Math" w:cs="Times New Roman"/>
                  <w:color w:val="auto"/>
                  <w:sz w:val="23"/>
                  <w:szCs w:val="23"/>
                  <w:lang w:val="en"/>
                </w:rPr>
                <m:t>f</m:t>
              </w:ins>
            </m:r>
          </m:e>
          <m:sub>
            <m:r>
              <w:ins w:id="21" w:author="Ayo Kupoluyi" w:date="2024-09-14T17:35:00Z" w16du:dateUtc="2024-09-14T16:35:00Z">
                <w:rPr>
                  <w:rFonts w:ascii="Cambria Math" w:eastAsia="Times New Roman" w:hAnsi="Cambria Math" w:cs="Times New Roman"/>
                  <w:color w:val="auto"/>
                  <w:sz w:val="23"/>
                  <w:szCs w:val="23"/>
                  <w:lang w:val="en"/>
                </w:rPr>
                <m:t>t</m:t>
              </w:ins>
            </m:r>
          </m:sub>
        </m:sSub>
        <m:r>
          <w:ins w:id="22" w:author="Ayo Kupoluyi" w:date="2024-09-14T17:35:00Z" w16du:dateUtc="2024-09-14T16:35:00Z">
            <w:rPr>
              <w:rFonts w:ascii="Cambria Math" w:eastAsia="Times New Roman" w:hAnsi="Cambria Math" w:cs="Times New Roman"/>
              <w:color w:val="auto"/>
              <w:sz w:val="23"/>
              <w:szCs w:val="23"/>
              <w:lang w:val="en"/>
            </w:rPr>
            <m:t>=</m:t>
          </w:ins>
        </m:r>
        <m:r>
          <w:ins w:id="23" w:author="Ayo Kupoluyi" w:date="2024-09-14T17:35:00Z" w16du:dateUtc="2024-09-14T16:35:00Z">
            <m:rPr>
              <m:sty m:val="p"/>
            </m:rPr>
            <w:rPr>
              <w:rFonts w:ascii="Cambria Math" w:eastAsia="Times New Roman" w:hAnsi="Cambria Math" w:cs="Times New Roman"/>
              <w:color w:val="auto"/>
              <w:sz w:val="23"/>
              <w:szCs w:val="23"/>
              <w:lang w:val="en"/>
            </w:rPr>
            <m:t>σ</m:t>
          </w:ins>
        </m:r>
        <m:d>
          <m:dPr>
            <m:ctrlPr>
              <w:rPr>
                <w:rFonts w:ascii="Cambria Math" w:eastAsia="Times New Roman" w:hAnsi="Cambria Math" w:cs="Times New Roman"/>
                <w:color w:val="auto"/>
                <w:sz w:val="23"/>
                <w:szCs w:val="23"/>
                <w:lang w:val="en"/>
              </w:rPr>
            </m:ctrlPr>
          </m:dPr>
          <m:e>
            <m:sSub>
              <m:sSubPr>
                <m:ctrlPr>
                  <w:rPr>
                    <w:rFonts w:ascii="Cambria Math" w:eastAsia="Times New Roman" w:hAnsi="Cambria Math" w:cs="Times New Roman"/>
                    <w:i/>
                    <w:iCs/>
                    <w:color w:val="auto"/>
                    <w:sz w:val="23"/>
                    <w:szCs w:val="23"/>
                    <w:lang w:val="en"/>
                  </w:rPr>
                </m:ctrlPr>
              </m:sSubPr>
              <m:e>
                <m:r>
                  <w:ins w:id="24" w:author="Ayo Kupoluyi" w:date="2024-09-14T17:35:00Z" w16du:dateUtc="2024-09-14T16:35:00Z">
                    <w:rPr>
                      <w:rFonts w:ascii="Cambria Math" w:eastAsia="Times New Roman" w:hAnsi="Cambria Math" w:cs="Times New Roman"/>
                      <w:color w:val="auto"/>
                      <w:sz w:val="23"/>
                      <w:szCs w:val="23"/>
                      <w:lang w:val="en"/>
                    </w:rPr>
                    <m:t>W</m:t>
                  </w:ins>
                </m:r>
              </m:e>
              <m:sub>
                <m:r>
                  <w:ins w:id="25" w:author="Ayo Kupoluyi" w:date="2024-09-14T17:35:00Z" w16du:dateUtc="2024-09-14T16:35:00Z">
                    <w:rPr>
                      <w:rFonts w:ascii="Cambria Math" w:eastAsia="Times New Roman" w:hAnsi="Cambria Math" w:cs="Times New Roman"/>
                      <w:color w:val="auto"/>
                      <w:sz w:val="23"/>
                      <w:szCs w:val="23"/>
                      <w:lang w:val="en"/>
                    </w:rPr>
                    <m:t>f</m:t>
                  </w:ins>
                </m:r>
              </m:sub>
            </m:sSub>
            <m:r>
              <w:ins w:id="26" w:author="Ayo Kupoluyi" w:date="2024-09-14T17:35:00Z" w16du:dateUtc="2024-09-14T16:35:00Z">
                <w:rPr>
                  <w:rFonts w:ascii="Cambria Math" w:eastAsia="Times New Roman" w:hAnsi="Cambria Math" w:cs="Times New Roman"/>
                  <w:color w:val="auto"/>
                  <w:sz w:val="23"/>
                  <w:szCs w:val="23"/>
                  <w:lang w:val="en"/>
                </w:rPr>
                <m:t>.</m:t>
              </w:ins>
            </m:r>
            <m:d>
              <m:dPr>
                <m:begChr m:val="["/>
                <m:endChr m:val="]"/>
                <m:ctrlPr>
                  <w:rPr>
                    <w:rFonts w:ascii="Cambria Math" w:eastAsia="Times New Roman" w:hAnsi="Cambria Math" w:cs="Times New Roman"/>
                    <w:i/>
                    <w:iCs/>
                    <w:color w:val="auto"/>
                    <w:sz w:val="23"/>
                    <w:szCs w:val="23"/>
                    <w:lang w:val="en"/>
                  </w:rPr>
                </m:ctrlPr>
              </m:dPr>
              <m:e>
                <m:sSub>
                  <m:sSubPr>
                    <m:ctrlPr>
                      <w:rPr>
                        <w:rFonts w:ascii="Cambria Math" w:eastAsia="Times New Roman" w:hAnsi="Cambria Math" w:cs="Times New Roman"/>
                        <w:i/>
                        <w:iCs/>
                        <w:color w:val="auto"/>
                        <w:sz w:val="23"/>
                        <w:szCs w:val="23"/>
                        <w:lang w:val="en"/>
                      </w:rPr>
                    </m:ctrlPr>
                  </m:sSubPr>
                  <m:e>
                    <m:r>
                      <w:ins w:id="27" w:author="Ayo Kupoluyi" w:date="2024-09-14T17:35:00Z" w16du:dateUtc="2024-09-14T16:35:00Z">
                        <w:rPr>
                          <w:rFonts w:ascii="Cambria Math" w:eastAsia="Times New Roman" w:hAnsi="Cambria Math" w:cs="Times New Roman"/>
                          <w:color w:val="auto"/>
                          <w:sz w:val="23"/>
                          <w:szCs w:val="23"/>
                          <w:lang w:val="en"/>
                        </w:rPr>
                        <m:t>h</m:t>
                      </w:ins>
                    </m:r>
                  </m:e>
                  <m:sub>
                    <m:r>
                      <w:ins w:id="28" w:author="Ayo Kupoluyi" w:date="2024-09-14T17:35:00Z" w16du:dateUtc="2024-09-14T16:35:00Z">
                        <w:rPr>
                          <w:rFonts w:ascii="Cambria Math" w:eastAsia="Times New Roman" w:hAnsi="Cambria Math" w:cs="Times New Roman"/>
                          <w:color w:val="auto"/>
                          <w:sz w:val="23"/>
                          <w:szCs w:val="23"/>
                          <w:lang w:val="en"/>
                        </w:rPr>
                        <m:t>t-1</m:t>
                      </w:ins>
                    </m:r>
                  </m:sub>
                </m:sSub>
                <m:r>
                  <w:ins w:id="29" w:author="Ayo Kupoluyi" w:date="2024-09-14T17:35:00Z" w16du:dateUtc="2024-09-14T16:35:00Z">
                    <w:rPr>
                      <w:rFonts w:ascii="Cambria Math" w:eastAsia="Times New Roman" w:hAnsi="Cambria Math" w:cs="Times New Roman"/>
                      <w:color w:val="auto"/>
                      <w:sz w:val="23"/>
                      <w:szCs w:val="23"/>
                      <w:lang w:val="en"/>
                    </w:rPr>
                    <m:t>,</m:t>
                  </w:ins>
                </m:r>
                <m:sSub>
                  <m:sSubPr>
                    <m:ctrlPr>
                      <w:rPr>
                        <w:rFonts w:ascii="Cambria Math" w:eastAsia="Times New Roman" w:hAnsi="Cambria Math" w:cs="Times New Roman"/>
                        <w:i/>
                        <w:iCs/>
                        <w:color w:val="auto"/>
                        <w:sz w:val="23"/>
                        <w:szCs w:val="23"/>
                        <w:lang w:val="en"/>
                      </w:rPr>
                    </m:ctrlPr>
                  </m:sSubPr>
                  <m:e>
                    <m:r>
                      <w:ins w:id="30" w:author="Ayo Kupoluyi" w:date="2024-09-14T17:35:00Z" w16du:dateUtc="2024-09-14T16:35:00Z">
                        <w:rPr>
                          <w:rFonts w:ascii="Cambria Math" w:eastAsia="Times New Roman" w:hAnsi="Cambria Math" w:cs="Times New Roman"/>
                          <w:color w:val="auto"/>
                          <w:sz w:val="23"/>
                          <w:szCs w:val="23"/>
                          <w:lang w:val="en"/>
                        </w:rPr>
                        <m:t>x</m:t>
                      </w:ins>
                    </m:r>
                  </m:e>
                  <m:sub>
                    <m:r>
                      <w:ins w:id="31" w:author="Ayo Kupoluyi" w:date="2024-09-14T17:35:00Z" w16du:dateUtc="2024-09-14T16:35:00Z">
                        <w:rPr>
                          <w:rFonts w:ascii="Cambria Math" w:eastAsia="Times New Roman" w:hAnsi="Cambria Math" w:cs="Times New Roman"/>
                          <w:color w:val="auto"/>
                          <w:sz w:val="23"/>
                          <w:szCs w:val="23"/>
                          <w:lang w:val="en"/>
                        </w:rPr>
                        <m:t>t</m:t>
                      </w:ins>
                    </m:r>
                  </m:sub>
                </m:sSub>
              </m:e>
            </m:d>
            <m:r>
              <w:ins w:id="32" w:author="Ayo Kupoluyi" w:date="2024-09-14T17:35:00Z" w16du:dateUtc="2024-09-14T16:35:00Z">
                <w:rPr>
                  <w:rFonts w:ascii="Cambria Math" w:eastAsia="Times New Roman" w:hAnsi="Cambria Math" w:cs="Times New Roman"/>
                  <w:color w:val="auto"/>
                  <w:sz w:val="23"/>
                  <w:szCs w:val="23"/>
                  <w:lang w:val="en"/>
                </w:rPr>
                <m:t>+</m:t>
              </w:ins>
            </m:r>
            <m:sSub>
              <m:sSubPr>
                <m:ctrlPr>
                  <w:rPr>
                    <w:rFonts w:ascii="Cambria Math" w:eastAsia="Times New Roman" w:hAnsi="Cambria Math" w:cs="Times New Roman"/>
                    <w:i/>
                    <w:iCs/>
                    <w:color w:val="auto"/>
                    <w:sz w:val="23"/>
                    <w:szCs w:val="23"/>
                    <w:lang w:val="en"/>
                  </w:rPr>
                </m:ctrlPr>
              </m:sSubPr>
              <m:e>
                <m:r>
                  <w:ins w:id="33" w:author="Ayo Kupoluyi" w:date="2024-09-14T17:35:00Z" w16du:dateUtc="2024-09-14T16:35:00Z">
                    <w:rPr>
                      <w:rFonts w:ascii="Cambria Math" w:eastAsia="Times New Roman" w:hAnsi="Cambria Math" w:cs="Times New Roman"/>
                      <w:color w:val="auto"/>
                      <w:sz w:val="23"/>
                      <w:szCs w:val="23"/>
                      <w:lang w:val="en"/>
                    </w:rPr>
                    <m:t>b</m:t>
                  </w:ins>
                </m:r>
              </m:e>
              <m:sub>
                <m:r>
                  <w:ins w:id="34" w:author="Ayo Kupoluyi" w:date="2024-09-14T17:35:00Z" w16du:dateUtc="2024-09-14T16:35:00Z">
                    <w:rPr>
                      <w:rFonts w:ascii="Cambria Math" w:eastAsia="Times New Roman" w:hAnsi="Cambria Math" w:cs="Times New Roman"/>
                      <w:color w:val="auto"/>
                      <w:sz w:val="23"/>
                      <w:szCs w:val="23"/>
                      <w:lang w:val="en"/>
                    </w:rPr>
                    <m:t>f</m:t>
                  </w:ins>
                </m:r>
              </m:sub>
            </m:sSub>
            <m:ctrlPr>
              <w:rPr>
                <w:rFonts w:ascii="Cambria Math" w:eastAsia="Times New Roman" w:hAnsi="Cambria Math" w:cs="Times New Roman"/>
                <w:i/>
                <w:color w:val="auto"/>
                <w:sz w:val="23"/>
                <w:szCs w:val="23"/>
                <w:lang w:val="en"/>
              </w:rPr>
            </m:ctrlPr>
          </m:e>
        </m:d>
        <m:r>
          <w:ins w:id="35" w:author="Ayo Kupoluyi" w:date="2024-09-14T17:35:00Z" w16du:dateUtc="2024-09-14T16:35:00Z">
            <w:rPr>
              <w:rFonts w:ascii="Cambria Math" w:eastAsia="Times New Roman" w:hAnsi="Cambria Math" w:cs="Times New Roman"/>
              <w:color w:val="auto"/>
              <w:sz w:val="23"/>
              <w:szCs w:val="23"/>
              <w:lang w:val="en"/>
            </w:rPr>
            <m:t xml:space="preserve">                                                                                             </m:t>
          </w:ins>
        </m:r>
        <m:r>
          <w:ins w:id="36" w:author="Ayo Kupoluyi" w:date="2024-09-14T17:35:00Z" w16du:dateUtc="2024-09-14T16:35:00Z">
            <m:rPr>
              <m:sty m:val="p"/>
            </m:rPr>
            <w:rPr>
              <w:rFonts w:ascii="Cambria Math" w:eastAsia="Times New Roman" w:hAnsi="Cambria Math" w:cs="Times New Roman"/>
              <w:color w:val="auto"/>
              <w:sz w:val="23"/>
              <w:szCs w:val="23"/>
              <w:lang w:val="en"/>
            </w:rPr>
            <m:t>(3.15)</m:t>
          </w:ins>
        </m:r>
      </m:oMath>
    </w:p>
    <w:p w14:paraId="21B18F38" w14:textId="77777777" w:rsidR="00203516" w:rsidRPr="00203516" w:rsidRDefault="00203516" w:rsidP="00203516">
      <w:pPr>
        <w:tabs>
          <w:tab w:val="clear" w:pos="720"/>
        </w:tabs>
        <w:suppressAutoHyphens w:val="0"/>
        <w:autoSpaceDE w:val="0"/>
        <w:autoSpaceDN w:val="0"/>
        <w:adjustRightInd w:val="0"/>
        <w:spacing w:before="280" w:after="0" w:line="360" w:lineRule="auto"/>
        <w:ind w:left="80"/>
        <w:jc w:val="both"/>
        <w:rPr>
          <w:ins w:id="37" w:author="Ayo Kupoluyi" w:date="2024-09-14T17:35:00Z" w16du:dateUtc="2024-09-14T16:35:00Z"/>
          <w:rFonts w:ascii="Times New Roman" w:eastAsia="Times New Roman" w:hAnsi="Times New Roman" w:cs="Times New Roman"/>
          <w:color w:val="auto"/>
          <w:sz w:val="23"/>
          <w:szCs w:val="23"/>
          <w:lang w:val="en"/>
        </w:rPr>
      </w:pPr>
      <w:ins w:id="38" w:author="Ayo Kupoluyi" w:date="2024-09-14T17:35:00Z" w16du:dateUtc="2024-09-14T16:35:00Z">
        <w:r w:rsidRPr="00203516">
          <w:rPr>
            <w:rFonts w:ascii="Times New Roman" w:eastAsia="Times New Roman" w:hAnsi="Times New Roman" w:cs="Times New Roman"/>
            <w:color w:val="auto"/>
            <w:sz w:val="23"/>
            <w:szCs w:val="23"/>
            <w:lang w:val="en"/>
          </w:rPr>
          <w:t xml:space="preserve">where </w:t>
        </w:r>
      </w:ins>
      <m:oMath>
        <m:r>
          <w:ins w:id="39" w:author="Ayo Kupoluyi" w:date="2024-09-14T17:35:00Z" w16du:dateUtc="2024-09-14T16:35:00Z">
            <m:rPr>
              <m:sty m:val="p"/>
            </m:rPr>
            <w:rPr>
              <w:rFonts w:ascii="Cambria Math" w:eastAsia="Times New Roman" w:hAnsi="Cambria Math" w:cs="Times New Roman"/>
              <w:color w:val="auto"/>
              <w:sz w:val="23"/>
              <w:szCs w:val="23"/>
              <w:lang w:val="en"/>
            </w:rPr>
            <m:t>σ</m:t>
          </w:ins>
        </m:r>
      </m:oMath>
      <w:ins w:id="40" w:author="Ayo Kupoluyi" w:date="2024-09-14T17:35:00Z" w16du:dateUtc="2024-09-14T16:35:00Z">
        <w:r w:rsidRPr="00203516">
          <w:rPr>
            <w:rFonts w:ascii="Times New Roman" w:eastAsia="Times New Roman" w:hAnsi="Times New Roman" w:cs="Times New Roman"/>
            <w:color w:val="auto"/>
            <w:sz w:val="23"/>
            <w:szCs w:val="23"/>
            <w:lang w:val="en"/>
          </w:rPr>
          <w:t xml:space="preserve"> denote element-wise SoftMax function, </w:t>
        </w:r>
      </w:ins>
      <m:oMath>
        <m:sSub>
          <m:sSubPr>
            <m:ctrlPr>
              <w:rPr>
                <w:rFonts w:ascii="Cambria Math" w:eastAsia="Times New Roman" w:hAnsi="Cambria Math" w:cs="Times New Roman"/>
                <w:i/>
                <w:iCs/>
                <w:color w:val="auto"/>
                <w:sz w:val="23"/>
                <w:szCs w:val="23"/>
                <w:lang w:val="en"/>
              </w:rPr>
            </m:ctrlPr>
          </m:sSubPr>
          <m:e>
            <m:r>
              <w:ins w:id="41" w:author="Ayo Kupoluyi" w:date="2024-09-14T17:35:00Z" w16du:dateUtc="2024-09-14T16:35:00Z">
                <w:rPr>
                  <w:rFonts w:ascii="Cambria Math" w:eastAsia="Times New Roman" w:hAnsi="Cambria Math" w:cs="Times New Roman"/>
                  <w:color w:val="auto"/>
                  <w:sz w:val="23"/>
                  <w:szCs w:val="23"/>
                  <w:lang w:val="en"/>
                </w:rPr>
                <m:t>W</m:t>
              </w:ins>
            </m:r>
          </m:e>
          <m:sub>
            <m:r>
              <w:ins w:id="42" w:author="Ayo Kupoluyi" w:date="2024-09-14T17:35:00Z" w16du:dateUtc="2024-09-14T16:35:00Z">
                <w:rPr>
                  <w:rFonts w:ascii="Cambria Math" w:eastAsia="Times New Roman" w:hAnsi="Cambria Math" w:cs="Times New Roman"/>
                  <w:color w:val="auto"/>
                  <w:sz w:val="23"/>
                  <w:szCs w:val="23"/>
                  <w:lang w:val="en"/>
                </w:rPr>
                <m:t>f</m:t>
              </w:ins>
            </m:r>
          </m:sub>
        </m:sSub>
      </m:oMath>
      <w:ins w:id="43" w:author="Ayo Kupoluyi" w:date="2024-09-14T17:35:00Z" w16du:dateUtc="2024-09-14T16:35:00Z">
        <w:r w:rsidRPr="00203516">
          <w:rPr>
            <w:rFonts w:ascii="Times New Roman" w:eastAsia="Times New Roman" w:hAnsi="Times New Roman" w:cs="Times New Roman"/>
            <w:iCs/>
            <w:color w:val="auto"/>
            <w:sz w:val="23"/>
            <w:szCs w:val="23"/>
            <w:lang w:val="en"/>
          </w:rPr>
          <w:t xml:space="preserve"> </w:t>
        </w:r>
        <w:r w:rsidRPr="00203516">
          <w:rPr>
            <w:rFonts w:ascii="Times New Roman" w:eastAsia="Times New Roman" w:hAnsi="Times New Roman" w:cs="Times New Roman"/>
            <w:color w:val="auto"/>
            <w:sz w:val="23"/>
            <w:szCs w:val="23"/>
            <w:lang w:val="en"/>
          </w:rPr>
          <w:t xml:space="preserve">denotes weight of the encoded vector, </w:t>
        </w:r>
      </w:ins>
      <m:oMath>
        <m:sSub>
          <m:sSubPr>
            <m:ctrlPr>
              <w:rPr>
                <w:rFonts w:ascii="Cambria Math" w:eastAsia="Times New Roman" w:hAnsi="Cambria Math" w:cs="Times New Roman"/>
                <w:i/>
                <w:iCs/>
                <w:color w:val="auto"/>
                <w:sz w:val="23"/>
                <w:szCs w:val="23"/>
                <w:lang w:val="en"/>
              </w:rPr>
            </m:ctrlPr>
          </m:sSubPr>
          <m:e>
            <m:r>
              <w:ins w:id="44" w:author="Ayo Kupoluyi" w:date="2024-09-14T17:35:00Z" w16du:dateUtc="2024-09-14T16:35:00Z">
                <w:rPr>
                  <w:rFonts w:ascii="Cambria Math" w:eastAsia="Times New Roman" w:hAnsi="Cambria Math" w:cs="Times New Roman"/>
                  <w:color w:val="auto"/>
                  <w:sz w:val="23"/>
                  <w:szCs w:val="23"/>
                  <w:lang w:val="en"/>
                </w:rPr>
                <m:t>h</m:t>
              </w:ins>
            </m:r>
          </m:e>
          <m:sub>
            <m:r>
              <w:ins w:id="45" w:author="Ayo Kupoluyi" w:date="2024-09-14T17:35:00Z" w16du:dateUtc="2024-09-14T16:35:00Z">
                <w:rPr>
                  <w:rFonts w:ascii="Cambria Math" w:eastAsia="Times New Roman" w:hAnsi="Cambria Math" w:cs="Times New Roman"/>
                  <w:color w:val="auto"/>
                  <w:sz w:val="23"/>
                  <w:szCs w:val="23"/>
                  <w:lang w:val="en"/>
                </w:rPr>
                <m:t>t-1</m:t>
              </w:ins>
            </m:r>
          </m:sub>
        </m:sSub>
      </m:oMath>
      <w:ins w:id="46" w:author="Ayo Kupoluyi" w:date="2024-09-14T17:35:00Z" w16du:dateUtc="2024-09-14T16:35:00Z">
        <w:r w:rsidRPr="00203516">
          <w:rPr>
            <w:rFonts w:ascii="Times New Roman" w:eastAsia="Times New Roman" w:hAnsi="Times New Roman" w:cs="Times New Roman"/>
            <w:color w:val="auto"/>
            <w:sz w:val="23"/>
            <w:szCs w:val="23"/>
            <w:lang w:val="en"/>
          </w:rPr>
          <w:t xml:space="preserve"> denotes value of the previous hidden layer. where </w:t>
        </w:r>
        <w:r w:rsidRPr="00203516">
          <w:rPr>
            <w:rFonts w:ascii="Cambria Math" w:eastAsia="Times New Roman" w:hAnsi="Cambria Math" w:cs="Cambria Math"/>
            <w:color w:val="auto"/>
            <w:sz w:val="23"/>
            <w:szCs w:val="23"/>
            <w:lang w:val="en"/>
          </w:rPr>
          <w:t>𝑥</w:t>
        </w:r>
        <w:r w:rsidRPr="00203516">
          <w:rPr>
            <w:rFonts w:ascii="Cambria Math" w:eastAsia="Times New Roman" w:hAnsi="Cambria Math" w:cs="Cambria Math"/>
            <w:color w:val="auto"/>
            <w:sz w:val="23"/>
            <w:szCs w:val="23"/>
            <w:vertAlign w:val="subscript"/>
            <w:lang w:val="en"/>
          </w:rPr>
          <w:t>𝑡</w:t>
        </w:r>
        <w:r w:rsidRPr="00203516">
          <w:rPr>
            <w:rFonts w:ascii="Times New Roman" w:eastAsia="Times New Roman" w:hAnsi="Times New Roman" w:cs="Times New Roman"/>
            <w:color w:val="auto"/>
            <w:sz w:val="23"/>
            <w:szCs w:val="23"/>
            <w:lang w:val="en"/>
          </w:rPr>
          <w:t xml:space="preserve"> is word embedding of the tweet input at time-step </w:t>
        </w:r>
        <w:r w:rsidRPr="00203516">
          <w:rPr>
            <w:rFonts w:ascii="Cambria Math" w:eastAsia="Times New Roman" w:hAnsi="Cambria Math" w:cs="Cambria Math"/>
            <w:color w:val="auto"/>
            <w:sz w:val="23"/>
            <w:szCs w:val="23"/>
            <w:lang w:val="en"/>
          </w:rPr>
          <w:t>𝑡</w:t>
        </w:r>
        <w:r w:rsidRPr="00203516">
          <w:rPr>
            <w:rFonts w:ascii="Times New Roman" w:eastAsia="Times New Roman" w:hAnsi="Times New Roman" w:cs="Times New Roman"/>
            <w:color w:val="auto"/>
            <w:sz w:val="23"/>
            <w:szCs w:val="23"/>
            <w:lang w:val="en"/>
          </w:rPr>
          <w:t xml:space="preserve">, </w:t>
        </w:r>
      </w:ins>
      <m:oMath>
        <m:sSub>
          <m:sSubPr>
            <m:ctrlPr>
              <w:rPr>
                <w:rFonts w:ascii="Cambria Math" w:eastAsia="Times New Roman" w:hAnsi="Cambria Math" w:cs="Times New Roman"/>
                <w:i/>
                <w:iCs/>
                <w:color w:val="auto"/>
                <w:sz w:val="23"/>
                <w:szCs w:val="23"/>
                <w:lang w:val="en"/>
              </w:rPr>
            </m:ctrlPr>
          </m:sSubPr>
          <m:e>
            <m:r>
              <w:ins w:id="47" w:author="Ayo Kupoluyi" w:date="2024-09-14T17:35:00Z" w16du:dateUtc="2024-09-14T16:35:00Z">
                <w:rPr>
                  <w:rFonts w:ascii="Cambria Math" w:eastAsia="Times New Roman" w:hAnsi="Cambria Math" w:cs="Times New Roman"/>
                  <w:color w:val="auto"/>
                  <w:sz w:val="23"/>
                  <w:szCs w:val="23"/>
                  <w:lang w:val="en"/>
                </w:rPr>
                <m:t>b</m:t>
              </w:ins>
            </m:r>
          </m:e>
          <m:sub>
            <m:r>
              <w:ins w:id="48" w:author="Ayo Kupoluyi" w:date="2024-09-14T17:35:00Z" w16du:dateUtc="2024-09-14T16:35:00Z">
                <w:rPr>
                  <w:rFonts w:ascii="Cambria Math" w:eastAsia="Times New Roman" w:hAnsi="Cambria Math" w:cs="Times New Roman"/>
                  <w:color w:val="auto"/>
                  <w:sz w:val="23"/>
                  <w:szCs w:val="23"/>
                  <w:lang w:val="en"/>
                </w:rPr>
                <m:t>f</m:t>
              </w:ins>
            </m:r>
          </m:sub>
        </m:sSub>
      </m:oMath>
      <w:ins w:id="49" w:author="Ayo Kupoluyi" w:date="2024-09-14T17:35:00Z" w16du:dateUtc="2024-09-14T16:35:00Z">
        <w:r w:rsidRPr="00203516">
          <w:rPr>
            <w:rFonts w:ascii="Times New Roman" w:eastAsia="Times New Roman" w:hAnsi="Times New Roman" w:cs="Times New Roman"/>
            <w:color w:val="auto"/>
            <w:sz w:val="23"/>
            <w:szCs w:val="23"/>
            <w:lang w:val="en"/>
          </w:rPr>
          <w:t xml:space="preserve"> is the offset vector and </w:t>
        </w:r>
        <w:r w:rsidRPr="00203516">
          <w:rPr>
            <w:rFonts w:ascii="Cambria Math" w:eastAsia="Times New Roman" w:hAnsi="Cambria Math" w:cs="Cambria Math"/>
            <w:color w:val="auto"/>
            <w:sz w:val="23"/>
            <w:szCs w:val="23"/>
            <w:lang w:val="en"/>
          </w:rPr>
          <w:t>⊙</w:t>
        </w:r>
        <w:r w:rsidRPr="00203516">
          <w:rPr>
            <w:rFonts w:ascii="Times New Roman" w:eastAsia="Times New Roman" w:hAnsi="Times New Roman" w:cs="Times New Roman"/>
            <w:color w:val="auto"/>
            <w:sz w:val="23"/>
            <w:szCs w:val="23"/>
            <w:lang w:val="en"/>
          </w:rPr>
          <w:t xml:space="preserve"> is the element-wise product</w:t>
        </w:r>
      </w:ins>
    </w:p>
    <w:p w14:paraId="33D02B0A" w14:textId="04DF0177" w:rsidR="00203516" w:rsidRPr="00203516" w:rsidRDefault="00203516" w:rsidP="00203516">
      <w:pPr>
        <w:tabs>
          <w:tab w:val="clear" w:pos="720"/>
        </w:tabs>
        <w:suppressAutoHyphens w:val="0"/>
        <w:autoSpaceDE w:val="0"/>
        <w:autoSpaceDN w:val="0"/>
        <w:adjustRightInd w:val="0"/>
        <w:spacing w:before="280" w:after="0" w:line="360" w:lineRule="auto"/>
        <w:ind w:left="80"/>
        <w:jc w:val="both"/>
        <w:rPr>
          <w:ins w:id="50" w:author="Ayo Kupoluyi" w:date="2024-09-14T17:35:00Z" w16du:dateUtc="2024-09-14T16:35:00Z"/>
          <w:rFonts w:ascii="Times New Roman" w:eastAsia="Times New Roman" w:hAnsi="Times New Roman" w:cs="Times New Roman"/>
          <w:color w:val="auto"/>
          <w:sz w:val="23"/>
          <w:szCs w:val="23"/>
          <w:lang w:val="en"/>
        </w:rPr>
      </w:pPr>
      <w:ins w:id="51" w:author="Ayo Kupoluyi" w:date="2024-09-14T17:35:00Z" w16du:dateUtc="2024-09-14T16:35:00Z">
        <w:r w:rsidRPr="00203516">
          <w:rPr>
            <w:rFonts w:ascii="Times New Roman" w:eastAsia="Times New Roman" w:hAnsi="Times New Roman" w:cs="Times New Roman"/>
            <w:color w:val="auto"/>
            <w:sz w:val="23"/>
            <w:szCs w:val="23"/>
            <w:lang w:val="en"/>
          </w:rPr>
          <w:tab/>
        </w:r>
      </w:ins>
      <m:oMath>
        <m:r>
          <w:ins w:id="52" w:author="Ayo Kupoluyi" w:date="2024-09-14T17:35:00Z" w16du:dateUtc="2024-09-14T16:35:00Z">
            <w:rPr>
              <w:rFonts w:ascii="Cambria Math" w:eastAsia="Times New Roman" w:hAnsi="Cambria Math" w:cs="Times New Roman"/>
              <w:color w:val="auto"/>
              <w:sz w:val="23"/>
              <w:szCs w:val="23"/>
              <w:lang w:val="el-GR"/>
            </w:rPr>
            <m:t>σ</m:t>
          </w:ins>
        </m:r>
        <m:d>
          <m:dPr>
            <m:ctrlPr>
              <w:rPr>
                <w:rFonts w:ascii="Cambria Math" w:eastAsia="Times New Roman" w:hAnsi="Cambria Math" w:cs="Times New Roman"/>
                <w:i/>
                <w:iCs/>
                <w:color w:val="auto"/>
                <w:sz w:val="23"/>
                <w:szCs w:val="23"/>
                <w:lang w:val="en"/>
              </w:rPr>
            </m:ctrlPr>
          </m:dPr>
          <m:e>
            <m:sSub>
              <m:sSubPr>
                <m:ctrlPr>
                  <w:rPr>
                    <w:rFonts w:ascii="Cambria Math" w:eastAsia="Times New Roman" w:hAnsi="Cambria Math" w:cs="Times New Roman"/>
                    <w:color w:val="auto"/>
                    <w:sz w:val="23"/>
                    <w:szCs w:val="23"/>
                    <w:lang w:val="en"/>
                  </w:rPr>
                </m:ctrlPr>
              </m:sSubPr>
              <m:e>
                <m:r>
                  <w:ins w:id="53" w:author="Ayo Kupoluyi" w:date="2024-09-14T17:35:00Z" w16du:dateUtc="2024-09-14T16:35:00Z">
                    <w:rPr>
                      <w:rFonts w:ascii="Cambria Math" w:eastAsia="Times New Roman" w:hAnsi="Cambria Math" w:cs="Times New Roman"/>
                      <w:color w:val="auto"/>
                      <w:sz w:val="23"/>
                      <w:szCs w:val="23"/>
                      <w:lang w:val="en"/>
                    </w:rPr>
                    <m:t>x</m:t>
                  </w:ins>
                </m:r>
              </m:e>
              <m:sub>
                <m:r>
                  <w:ins w:id="54" w:author="Ayo Kupoluyi" w:date="2024-09-14T17:35:00Z" w16du:dateUtc="2024-09-14T16:35:00Z">
                    <w:rPr>
                      <w:rFonts w:ascii="Cambria Math" w:eastAsia="Times New Roman" w:hAnsi="Cambria Math" w:cs="Times New Roman"/>
                      <w:color w:val="auto"/>
                      <w:sz w:val="23"/>
                      <w:szCs w:val="23"/>
                      <w:lang w:val="en"/>
                    </w:rPr>
                    <m:t>t</m:t>
                  </w:ins>
                </m:r>
              </m:sub>
            </m:sSub>
          </m:e>
        </m:d>
        <m:r>
          <w:ins w:id="55" w:author="Ayo Kupoluyi" w:date="2024-09-14T17:35:00Z" w16du:dateUtc="2024-09-14T16:35:00Z">
            <w:rPr>
              <w:rFonts w:ascii="Cambria Math" w:eastAsia="Times New Roman" w:hAnsi="Cambria Math" w:cs="Times New Roman"/>
              <w:color w:val="auto"/>
              <w:sz w:val="23"/>
              <w:szCs w:val="23"/>
              <w:lang w:val="en"/>
            </w:rPr>
            <m:t>=SoftMax</m:t>
          </w:ins>
        </m:r>
        <m:d>
          <m:dPr>
            <m:ctrlPr>
              <w:rPr>
                <w:rFonts w:ascii="Cambria Math" w:eastAsia="Times New Roman" w:hAnsi="Cambria Math" w:cs="Times New Roman"/>
                <w:i/>
                <w:iCs/>
                <w:color w:val="auto"/>
                <w:sz w:val="23"/>
                <w:szCs w:val="23"/>
                <w:lang w:val="en"/>
              </w:rPr>
            </m:ctrlPr>
          </m:dPr>
          <m:e>
            <m:sSub>
              <m:sSubPr>
                <m:ctrlPr>
                  <w:rPr>
                    <w:rFonts w:ascii="Cambria Math" w:eastAsia="Times New Roman" w:hAnsi="Cambria Math" w:cs="Times New Roman"/>
                    <w:color w:val="auto"/>
                    <w:sz w:val="23"/>
                    <w:szCs w:val="23"/>
                    <w:lang w:val="en"/>
                  </w:rPr>
                </m:ctrlPr>
              </m:sSubPr>
              <m:e>
                <m:r>
                  <w:ins w:id="56" w:author="Ayo Kupoluyi" w:date="2024-09-14T17:35:00Z" w16du:dateUtc="2024-09-14T16:35:00Z">
                    <w:rPr>
                      <w:rFonts w:ascii="Cambria Math" w:eastAsia="Times New Roman" w:hAnsi="Cambria Math" w:cs="Times New Roman"/>
                      <w:color w:val="auto"/>
                      <w:sz w:val="23"/>
                      <w:szCs w:val="23"/>
                      <w:lang w:val="en"/>
                    </w:rPr>
                    <m:t>x</m:t>
                  </w:ins>
                </m:r>
              </m:e>
              <m:sub>
                <m:r>
                  <w:ins w:id="57" w:author="Ayo Kupoluyi" w:date="2024-09-14T17:35:00Z" w16du:dateUtc="2024-09-14T16:35:00Z">
                    <w:rPr>
                      <w:rFonts w:ascii="Cambria Math" w:eastAsia="Times New Roman" w:hAnsi="Cambria Math" w:cs="Times New Roman"/>
                      <w:color w:val="auto"/>
                      <w:sz w:val="23"/>
                      <w:szCs w:val="23"/>
                      <w:lang w:val="en"/>
                    </w:rPr>
                    <m:t>t</m:t>
                  </w:ins>
                </m:r>
              </m:sub>
            </m:sSub>
          </m:e>
        </m:d>
        <m:r>
          <w:ins w:id="58" w:author="Ayo Kupoluyi" w:date="2024-09-14T17:35:00Z" w16du:dateUtc="2024-09-14T16:35:00Z">
            <w:rPr>
              <w:rFonts w:ascii="Cambria Math" w:eastAsia="Times New Roman" w:hAnsi="Cambria Math" w:cs="Times New Roman"/>
              <w:color w:val="auto"/>
              <w:sz w:val="23"/>
              <w:szCs w:val="23"/>
              <w:lang w:val="en"/>
            </w:rPr>
            <m:t>= </m:t>
          </w:ins>
        </m:r>
        <m:f>
          <m:fPr>
            <m:ctrlPr>
              <w:rPr>
                <w:rFonts w:ascii="Cambria Math" w:eastAsia="Times New Roman" w:hAnsi="Cambria Math" w:cs="Times New Roman"/>
                <w:i/>
                <w:iCs/>
                <w:color w:val="auto"/>
                <w:sz w:val="23"/>
                <w:szCs w:val="23"/>
                <w:lang w:val="en"/>
              </w:rPr>
            </m:ctrlPr>
          </m:fPr>
          <m:num>
            <m:sSup>
              <m:sSupPr>
                <m:ctrlPr>
                  <w:rPr>
                    <w:rFonts w:ascii="Cambria Math" w:eastAsia="Times New Roman" w:hAnsi="Cambria Math" w:cs="Times New Roman"/>
                    <w:i/>
                    <w:color w:val="auto"/>
                    <w:sz w:val="23"/>
                    <w:szCs w:val="23"/>
                    <w:lang w:val="en"/>
                  </w:rPr>
                </m:ctrlPr>
              </m:sSupPr>
              <m:e>
                <m:r>
                  <w:ins w:id="59" w:author="Ayo Kupoluyi" w:date="2024-09-14T17:35:00Z" w16du:dateUtc="2024-09-14T16:35:00Z">
                    <w:rPr>
                      <w:rFonts w:ascii="Cambria Math" w:eastAsia="Times New Roman" w:hAnsi="Cambria Math" w:cs="Times New Roman"/>
                      <w:color w:val="auto"/>
                      <w:sz w:val="23"/>
                      <w:szCs w:val="23"/>
                      <w:lang w:val="en"/>
                    </w:rPr>
                    <m:t>e</m:t>
                  </w:ins>
                </m:r>
              </m:e>
              <m:sup>
                <m:sSub>
                  <m:sSubPr>
                    <m:ctrlPr>
                      <w:rPr>
                        <w:rFonts w:ascii="Cambria Math" w:eastAsia="Times New Roman" w:hAnsi="Cambria Math" w:cs="Times New Roman"/>
                        <w:i/>
                        <w:color w:val="auto"/>
                        <w:sz w:val="23"/>
                        <w:szCs w:val="23"/>
                        <w:lang w:val="en"/>
                      </w:rPr>
                    </m:ctrlPr>
                  </m:sSubPr>
                  <m:e>
                    <m:r>
                      <w:ins w:id="60" w:author="Ayo Kupoluyi" w:date="2024-09-14T17:35:00Z" w16du:dateUtc="2024-09-14T16:35:00Z">
                        <w:rPr>
                          <w:rFonts w:ascii="Cambria Math" w:eastAsia="Times New Roman" w:hAnsi="Cambria Math" w:cs="Times New Roman"/>
                          <w:color w:val="auto"/>
                          <w:sz w:val="23"/>
                          <w:szCs w:val="23"/>
                          <w:lang w:val="en"/>
                        </w:rPr>
                        <m:t>x</m:t>
                      </w:ins>
                    </m:r>
                  </m:e>
                  <m:sub>
                    <m:r>
                      <w:ins w:id="61" w:author="Ayo Kupoluyi" w:date="2024-09-14T17:35:00Z" w16du:dateUtc="2024-09-14T16:35:00Z">
                        <w:rPr>
                          <w:rFonts w:ascii="Cambria Math" w:eastAsia="Times New Roman" w:hAnsi="Cambria Math" w:cs="Times New Roman"/>
                          <w:color w:val="auto"/>
                          <w:sz w:val="23"/>
                          <w:szCs w:val="23"/>
                          <w:lang w:val="en"/>
                        </w:rPr>
                        <m:t>t</m:t>
                      </w:ins>
                    </m:r>
                  </m:sub>
                </m:sSub>
              </m:sup>
            </m:sSup>
          </m:num>
          <m:den>
            <m:nary>
              <m:naryPr>
                <m:chr m:val="∑"/>
                <m:limLoc m:val="undOvr"/>
                <m:ctrlPr>
                  <w:rPr>
                    <w:rFonts w:ascii="Cambria Math" w:eastAsia="Times New Roman" w:hAnsi="Cambria Math" w:cs="Times New Roman"/>
                    <w:i/>
                    <w:color w:val="auto"/>
                    <w:sz w:val="23"/>
                    <w:szCs w:val="23"/>
                    <w:lang w:val="en"/>
                  </w:rPr>
                </m:ctrlPr>
              </m:naryPr>
              <m:sub>
                <m:r>
                  <w:ins w:id="62" w:author="Ayo Kupoluyi" w:date="2024-09-14T17:35:00Z" w16du:dateUtc="2024-09-14T16:35:00Z">
                    <w:rPr>
                      <w:rFonts w:ascii="Cambria Math" w:eastAsia="Times New Roman" w:hAnsi="Cambria Math" w:cs="Times New Roman"/>
                      <w:color w:val="auto"/>
                      <w:sz w:val="23"/>
                      <w:szCs w:val="23"/>
                      <w:lang w:val="en"/>
                    </w:rPr>
                    <m:t>t=1</m:t>
                  </w:ins>
                </m:r>
              </m:sub>
              <m:sup>
                <m:r>
                  <w:ins w:id="63" w:author="Ayo Kupoluyi" w:date="2024-09-14T17:35:00Z" w16du:dateUtc="2024-09-14T16:35:00Z">
                    <w:rPr>
                      <w:rFonts w:ascii="Cambria Math" w:eastAsia="Times New Roman" w:hAnsi="Cambria Math" w:cs="Times New Roman"/>
                      <w:color w:val="auto"/>
                      <w:sz w:val="23"/>
                      <w:szCs w:val="23"/>
                      <w:lang w:val="en"/>
                    </w:rPr>
                    <m:t>T</m:t>
                  </w:ins>
                </m:r>
              </m:sup>
              <m:e>
                <m:sSup>
                  <m:sSupPr>
                    <m:ctrlPr>
                      <w:rPr>
                        <w:rFonts w:ascii="Cambria Math" w:eastAsia="Times New Roman" w:hAnsi="Cambria Math" w:cs="Times New Roman"/>
                        <w:i/>
                        <w:color w:val="auto"/>
                        <w:sz w:val="23"/>
                        <w:szCs w:val="23"/>
                        <w:lang w:val="en"/>
                      </w:rPr>
                    </m:ctrlPr>
                  </m:sSupPr>
                  <m:e>
                    <m:r>
                      <w:ins w:id="64" w:author="Ayo Kupoluyi" w:date="2024-09-14T17:35:00Z" w16du:dateUtc="2024-09-14T16:35:00Z">
                        <w:rPr>
                          <w:rFonts w:ascii="Cambria Math" w:eastAsia="Times New Roman" w:hAnsi="Cambria Math" w:cs="Times New Roman"/>
                          <w:color w:val="auto"/>
                          <w:sz w:val="23"/>
                          <w:szCs w:val="23"/>
                          <w:lang w:val="en"/>
                        </w:rPr>
                        <m:t>e</m:t>
                      </w:ins>
                    </m:r>
                  </m:e>
                  <m:sup>
                    <m:sSub>
                      <m:sSubPr>
                        <m:ctrlPr>
                          <w:rPr>
                            <w:rFonts w:ascii="Cambria Math" w:eastAsia="Times New Roman" w:hAnsi="Cambria Math" w:cs="Times New Roman"/>
                            <w:i/>
                            <w:color w:val="auto"/>
                            <w:sz w:val="23"/>
                            <w:szCs w:val="23"/>
                            <w:lang w:val="en"/>
                          </w:rPr>
                        </m:ctrlPr>
                      </m:sSubPr>
                      <m:e>
                        <m:r>
                          <w:ins w:id="65" w:author="Ayo Kupoluyi" w:date="2024-09-14T17:35:00Z" w16du:dateUtc="2024-09-14T16:35:00Z">
                            <w:rPr>
                              <w:rFonts w:ascii="Cambria Math" w:eastAsia="Times New Roman" w:hAnsi="Cambria Math" w:cs="Times New Roman"/>
                              <w:color w:val="auto"/>
                              <w:sz w:val="23"/>
                              <w:szCs w:val="23"/>
                              <w:lang w:val="en"/>
                            </w:rPr>
                            <m:t>x</m:t>
                          </w:ins>
                        </m:r>
                      </m:e>
                      <m:sub>
                        <m:r>
                          <w:ins w:id="66" w:author="Ayo Kupoluyi" w:date="2024-09-14T17:35:00Z" w16du:dateUtc="2024-09-14T16:35:00Z">
                            <w:rPr>
                              <w:rFonts w:ascii="Cambria Math" w:eastAsia="Times New Roman" w:hAnsi="Cambria Math" w:cs="Times New Roman"/>
                              <w:color w:val="auto"/>
                              <w:sz w:val="23"/>
                              <w:szCs w:val="23"/>
                              <w:lang w:val="en"/>
                            </w:rPr>
                            <m:t>t</m:t>
                          </w:ins>
                        </m:r>
                      </m:sub>
                    </m:sSub>
                  </m:sup>
                </m:sSup>
              </m:e>
            </m:nary>
          </m:den>
        </m:f>
        <m:r>
          <w:ins w:id="67" w:author="Ayo Kupoluyi" w:date="2024-09-14T17:35:00Z" w16du:dateUtc="2024-09-14T16:35:00Z">
            <w:rPr>
              <w:rFonts w:ascii="Cambria Math" w:eastAsia="Times New Roman" w:hAnsi="Cambria Math" w:cs="Times New Roman"/>
              <w:color w:val="auto"/>
              <w:sz w:val="23"/>
              <w:szCs w:val="23"/>
              <w:lang w:val="en"/>
            </w:rPr>
            <m:t xml:space="preserve">                                                                                 </m:t>
          </w:ins>
        </m:r>
        <m:r>
          <w:ins w:id="68" w:author="Ayo Kupoluyi" w:date="2024-09-14T17:35:00Z" w16du:dateUtc="2024-09-14T16:35:00Z">
            <m:rPr>
              <m:sty m:val="p"/>
            </m:rPr>
            <w:rPr>
              <w:rFonts w:ascii="Cambria Math" w:eastAsia="Times New Roman" w:hAnsi="Cambria Math" w:cs="Times New Roman"/>
              <w:color w:val="auto"/>
              <w:sz w:val="23"/>
              <w:szCs w:val="23"/>
              <w:lang w:val="en"/>
            </w:rPr>
            <m:t>(3.16)</m:t>
          </w:ins>
        </m:r>
      </m:oMath>
    </w:p>
    <w:p w14:paraId="36F162D1" w14:textId="77777777" w:rsidR="00203516" w:rsidRPr="00203516" w:rsidRDefault="00203516" w:rsidP="00203516">
      <w:pPr>
        <w:keepNext/>
        <w:keepLines/>
        <w:tabs>
          <w:tab w:val="clear" w:pos="720"/>
        </w:tabs>
        <w:suppressAutoHyphens w:val="0"/>
        <w:spacing w:before="200" w:after="0" w:line="360" w:lineRule="auto"/>
        <w:ind w:left="80"/>
        <w:outlineLvl w:val="2"/>
        <w:rPr>
          <w:rFonts w:ascii="Times New Roman" w:eastAsia="Times New Roman" w:hAnsi="Times New Roman" w:cs="Times New Roman"/>
          <w:b/>
          <w:color w:val="auto"/>
          <w:sz w:val="24"/>
          <w:szCs w:val="24"/>
          <w:lang w:val="en"/>
        </w:rPr>
      </w:pPr>
      <w:bookmarkStart w:id="69" w:name="_Hlk160655021"/>
      <w:bookmarkStart w:id="70" w:name="_Hlk161062041"/>
      <w:bookmarkStart w:id="71" w:name="_Toc169935756"/>
      <w:bookmarkStart w:id="72" w:name="_Toc169937062"/>
      <w:bookmarkEnd w:id="11"/>
      <w:r w:rsidRPr="00203516">
        <w:rPr>
          <w:rFonts w:ascii="Times New Roman" w:eastAsia="Times New Roman" w:hAnsi="Times New Roman" w:cs="Times New Roman"/>
          <w:b/>
          <w:bCs/>
          <w:color w:val="auto"/>
          <w:sz w:val="24"/>
          <w:szCs w:val="24"/>
          <w:lang w:val="en"/>
        </w:rPr>
        <w:t>3.6 Experimental Tool Requirements</w:t>
      </w:r>
      <w:bookmarkEnd w:id="71"/>
      <w:bookmarkEnd w:id="72"/>
    </w:p>
    <w:p w14:paraId="6568AA30"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bookmarkStart w:id="73" w:name="_Hlk160656571"/>
      <w:r w:rsidRPr="00203516">
        <w:rPr>
          <w:rFonts w:ascii="Times New Roman" w:eastAsia="Times New Roman" w:hAnsi="Times New Roman" w:cs="Times New Roman"/>
          <w:color w:val="auto"/>
          <w:sz w:val="24"/>
          <w:szCs w:val="24"/>
          <w:lang w:val="en"/>
        </w:rPr>
        <w:t>The system will be implemented with Python programming language in Jupyter Notebook using NLP and Deep learning packages such as Keras, TensorFlow, sklearn, NumPy, Panda, NLTK while the web app will be implemented using Laravel framework.</w:t>
      </w:r>
    </w:p>
    <w:bookmarkEnd w:id="69"/>
    <w:p w14:paraId="7B55F177"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t xml:space="preserve">Keras and TensorFlow: </w:t>
      </w:r>
      <w:r w:rsidRPr="00203516">
        <w:rPr>
          <w:rFonts w:ascii="Times New Roman" w:eastAsia="Times New Roman" w:hAnsi="Times New Roman" w:cs="Times New Roman"/>
          <w:color w:val="auto"/>
          <w:sz w:val="24"/>
          <w:szCs w:val="24"/>
          <w:lang w:val="en"/>
        </w:rPr>
        <w:t>Both Keras and TensorFlow are widely-used deep learning frameworks known for their ease of use, flexibility, and extensive community support.</w:t>
      </w:r>
    </w:p>
    <w:p w14:paraId="2B1D5001"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lastRenderedPageBreak/>
        <w:t xml:space="preserve">Scikit-learn (sklearn): </w:t>
      </w:r>
      <w:r w:rsidRPr="00203516">
        <w:rPr>
          <w:rFonts w:ascii="Times New Roman" w:eastAsia="Times New Roman" w:hAnsi="Times New Roman" w:cs="Times New Roman"/>
          <w:color w:val="auto"/>
          <w:sz w:val="24"/>
          <w:szCs w:val="24"/>
          <w:lang w:val="en"/>
        </w:rPr>
        <w:t>Sklearn is a robust Python machine learning toolkit that offers easy-to-use and effective tools for selecting, preparing, and evaluating models. It works nicely with a wide range of other Python libraries, including Pandas dataframe, NumPy for array vectorization, and matplotlib for graphing, among many others.</w:t>
      </w:r>
    </w:p>
    <w:p w14:paraId="1E92EDE3"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t xml:space="preserve">Pandas: </w:t>
      </w:r>
      <w:r w:rsidRPr="00203516">
        <w:rPr>
          <w:rFonts w:ascii="Times New Roman" w:eastAsia="Times New Roman" w:hAnsi="Times New Roman" w:cs="Times New Roman"/>
          <w:color w:val="auto"/>
          <w:sz w:val="24"/>
          <w:szCs w:val="24"/>
          <w:lang w:val="en"/>
        </w:rPr>
        <w:t>Python package that is used to work with data collections. It has tools for exploring, cleaning, analyzing, and modifying data.</w:t>
      </w:r>
    </w:p>
    <w:p w14:paraId="05BCE7CC"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xml:space="preserve">NumPy: </w:t>
      </w:r>
      <w:r w:rsidRPr="00203516">
        <w:rPr>
          <w:rFonts w:ascii="Times New Roman" w:eastAsia="Times New Roman" w:hAnsi="Times New Roman" w:cs="Times New Roman"/>
          <w:color w:val="auto"/>
          <w:sz w:val="24"/>
          <w:szCs w:val="24"/>
          <w:lang w:val="en"/>
        </w:rPr>
        <w:t>It is an open-source numerical Python library; it provides an array object that is up to 50x faster than traditional Python lists. A single dimensional array is referring to as vector.</w:t>
      </w:r>
    </w:p>
    <w:p w14:paraId="3B1537C7"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t>NLTK (Natural Language Toolkit):</w:t>
      </w:r>
      <w:r w:rsidRPr="00203516">
        <w:rPr>
          <w:rFonts w:ascii="Times New Roman" w:eastAsia="Times New Roman" w:hAnsi="Times New Roman" w:cs="Times New Roman"/>
          <w:color w:val="auto"/>
          <w:sz w:val="24"/>
          <w:szCs w:val="24"/>
          <w:lang w:val="en"/>
        </w:rPr>
        <w:t xml:space="preserve"> NLTK is a popular Python library for natural language processing. It provides easy-to-use interfaces for tasks like tokenization, stemming, tagging, parsing, and more.</w:t>
      </w:r>
    </w:p>
    <w:p w14:paraId="3809AFC0"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xml:space="preserve">WAMP: </w:t>
      </w:r>
      <w:r w:rsidRPr="00203516">
        <w:rPr>
          <w:rFonts w:ascii="Times New Roman" w:eastAsia="Times New Roman" w:hAnsi="Times New Roman" w:cs="Times New Roman"/>
          <w:color w:val="auto"/>
          <w:sz w:val="24"/>
          <w:szCs w:val="24"/>
          <w:lang w:val="en"/>
        </w:rPr>
        <w:t xml:space="preserve"> This is a software package that house Apache, MySQL and PHP.</w:t>
      </w:r>
    </w:p>
    <w:p w14:paraId="66A82626"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xml:space="preserve">Composer: </w:t>
      </w:r>
      <w:r w:rsidRPr="00203516">
        <w:rPr>
          <w:rFonts w:ascii="Times New Roman" w:eastAsia="Times New Roman" w:hAnsi="Times New Roman" w:cs="Times New Roman"/>
          <w:color w:val="auto"/>
          <w:sz w:val="24"/>
          <w:szCs w:val="24"/>
          <w:lang w:val="en"/>
        </w:rPr>
        <w:t>It is a tool for managing PHP dependencies and also utilize the third part library without embedding it with source code.</w:t>
      </w:r>
    </w:p>
    <w:p w14:paraId="5BCC71FE"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xml:space="preserve">Laravel Framework: </w:t>
      </w:r>
      <w:r w:rsidRPr="00203516">
        <w:rPr>
          <w:rFonts w:ascii="Times New Roman" w:eastAsia="Times New Roman" w:hAnsi="Times New Roman" w:cs="Times New Roman"/>
          <w:color w:val="auto"/>
          <w:sz w:val="24"/>
          <w:szCs w:val="24"/>
          <w:lang w:val="en"/>
        </w:rPr>
        <w:t>It is a PHP cross-platform framework for building web application loaded with pre-programmed functionality.</w:t>
      </w:r>
    </w:p>
    <w:p w14:paraId="4D3E1695"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t xml:space="preserve">Google API: </w:t>
      </w:r>
      <w:r w:rsidRPr="00203516">
        <w:rPr>
          <w:rFonts w:ascii="Times New Roman" w:eastAsia="Times New Roman" w:hAnsi="Times New Roman" w:cs="Times New Roman"/>
          <w:color w:val="auto"/>
          <w:sz w:val="24"/>
          <w:szCs w:val="24"/>
          <w:lang w:val="en"/>
        </w:rPr>
        <w:t>Google Application Programming Interface can be used by the developers to access Google Maps functionality and data for their own projects.</w:t>
      </w:r>
    </w:p>
    <w:p w14:paraId="61F52EE3"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74" w:name="_Toc169935757"/>
      <w:bookmarkStart w:id="75" w:name="_Toc169937063"/>
      <w:bookmarkEnd w:id="73"/>
      <w:r w:rsidRPr="00203516">
        <w:rPr>
          <w:rFonts w:ascii="Cambria" w:eastAsia="Times New Roman" w:hAnsi="Cambria" w:cs="Times New Roman"/>
          <w:b/>
          <w:bCs/>
          <w:color w:val="auto"/>
          <w:sz w:val="24"/>
          <w:szCs w:val="24"/>
          <w:lang w:val="en"/>
        </w:rPr>
        <w:t>3.7 Evaluation Metrics for the Proposed Model</w:t>
      </w:r>
      <w:bookmarkEnd w:id="74"/>
      <w:bookmarkEnd w:id="75"/>
    </w:p>
    <w:p w14:paraId="1614B5BA"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The accuracy, precision, recall, specificity, and F1 score will be use as evaluation metrics. </w:t>
      </w:r>
    </w:p>
    <w:p w14:paraId="338C4C54"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w:t>
      </w:r>
      <w:bookmarkStart w:id="76" w:name="_Toc169935758"/>
      <w:bookmarkStart w:id="77" w:name="_Toc169937064"/>
      <w:r w:rsidRPr="00203516">
        <w:rPr>
          <w:rFonts w:ascii="Times New Roman" w:eastAsia="Times New Roman" w:hAnsi="Times New Roman" w:cs="Times New Roman"/>
          <w:b/>
          <w:bCs/>
          <w:color w:val="auto"/>
          <w:sz w:val="24"/>
          <w:szCs w:val="24"/>
          <w:lang w:val="en"/>
        </w:rPr>
        <w:t>Accuracy</w:t>
      </w:r>
      <w:bookmarkEnd w:id="76"/>
      <w:bookmarkEnd w:id="77"/>
    </w:p>
    <w:p w14:paraId="28590F5B"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Accuracy is the number of correct predictions divided by the number of total predictions.</w:t>
      </w:r>
    </w:p>
    <w:p w14:paraId="7BAECB8E"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m:oMathPara>
        <m:oMath>
          <m:r>
            <w:rPr>
              <w:rFonts w:ascii="Cambria Math" w:eastAsia="Times New Roman" w:hAnsi="Cambria Math" w:cs="Times New Roman"/>
              <w:color w:val="auto"/>
              <w:sz w:val="24"/>
              <w:szCs w:val="24"/>
              <w:lang w:val="en-GB"/>
            </w:rPr>
            <m:t xml:space="preserve">              </m:t>
          </m:r>
          <m:r>
            <m:rPr>
              <m:sty m:val="p"/>
            </m:rPr>
            <w:rPr>
              <w:rFonts w:ascii="Cambria Math" w:eastAsia="Times New Roman" w:hAnsi="Cambria Math" w:cs="Times New Roman"/>
              <w:color w:val="auto"/>
              <w:sz w:val="24"/>
              <w:szCs w:val="24"/>
              <w:lang w:val="en-GB"/>
            </w:rPr>
            <m:t>Accuracy = </m:t>
          </m:r>
          <m:f>
            <m:fPr>
              <m:ctrlPr>
                <w:rPr>
                  <w:rFonts w:ascii="Cambria Math" w:eastAsia="Times New Roman" w:hAnsi="Cambria Math" w:cs="Times New Roman"/>
                  <w:color w:val="auto"/>
                  <w:sz w:val="24"/>
                  <w:szCs w:val="24"/>
                  <w:lang w:val="en"/>
                </w:rPr>
              </m:ctrlPr>
            </m:fPr>
            <m:num>
              <m:r>
                <m:rPr>
                  <m:sty m:val="p"/>
                </m:rPr>
                <w:rPr>
                  <w:rFonts w:ascii="Cambria Math" w:eastAsia="Times New Roman" w:hAnsi="Cambria Math" w:cs="Times New Roman"/>
                  <w:color w:val="auto"/>
                  <w:sz w:val="24"/>
                  <w:szCs w:val="24"/>
                  <w:lang w:val="en-GB"/>
                </w:rPr>
                <m:t>TP+TN</m:t>
              </m:r>
            </m:num>
            <m:den>
              <m:r>
                <m:rPr>
                  <m:sty m:val="p"/>
                </m:rPr>
                <w:rPr>
                  <w:rFonts w:ascii="Cambria Math" w:eastAsia="Times New Roman" w:hAnsi="Cambria Math" w:cs="Times New Roman"/>
                  <w:color w:val="auto"/>
                  <w:sz w:val="24"/>
                  <w:szCs w:val="24"/>
                  <w:lang w:val="en-GB"/>
                </w:rPr>
                <m:t>TP+TN + FP + FN</m:t>
              </m:r>
            </m:den>
          </m:f>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m:t>
          </m:r>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(3.36)</m:t>
          </m:r>
        </m:oMath>
      </m:oMathPara>
      <w:bookmarkStart w:id="78" w:name="_Toc169935759"/>
      <w:bookmarkStart w:id="79" w:name="_Toc169937065"/>
    </w:p>
    <w:p w14:paraId="7BC3FAF2"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lastRenderedPageBreak/>
        <w:t>Precision</w:t>
      </w:r>
      <w:bookmarkEnd w:id="78"/>
      <w:bookmarkEnd w:id="79"/>
    </w:p>
    <w:p w14:paraId="287F1991"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The presence of predicted positive that is actually positive. It is also called the Positive Predicted Value (PPV).</w:t>
      </w:r>
    </w:p>
    <w:p w14:paraId="2F0488B3" w14:textId="5EE99A6D"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GB"/>
        </w:rPr>
        <w:t xml:space="preserve">            </w:t>
      </w:r>
      <m:oMath>
        <m:r>
          <m:rPr>
            <m:sty m:val="p"/>
          </m:rPr>
          <w:rPr>
            <w:rFonts w:ascii="Cambria Math" w:eastAsia="Times New Roman" w:hAnsi="Cambria Math" w:cs="Times New Roman"/>
            <w:color w:val="auto"/>
            <w:sz w:val="24"/>
            <w:szCs w:val="24"/>
            <w:lang w:val="en-GB"/>
          </w:rPr>
          <m:t>Precision = </m:t>
        </m:r>
        <m:f>
          <m:fPr>
            <m:ctrlPr>
              <w:rPr>
                <w:rFonts w:ascii="Cambria Math" w:eastAsia="Times New Roman" w:hAnsi="Cambria Math" w:cs="Times New Roman"/>
                <w:color w:val="auto"/>
                <w:sz w:val="24"/>
                <w:szCs w:val="24"/>
                <w:lang w:val="en"/>
              </w:rPr>
            </m:ctrlPr>
          </m:fPr>
          <m:num>
            <m:r>
              <m:rPr>
                <m:sty m:val="p"/>
              </m:rPr>
              <w:rPr>
                <w:rFonts w:ascii="Cambria Math" w:eastAsia="Times New Roman" w:hAnsi="Cambria Math" w:cs="Times New Roman"/>
                <w:color w:val="auto"/>
                <w:sz w:val="24"/>
                <w:szCs w:val="24"/>
                <w:lang w:val="en-GB"/>
              </w:rPr>
              <m:t>TP</m:t>
            </m:r>
          </m:num>
          <m:den>
            <m:r>
              <m:rPr>
                <m:sty m:val="p"/>
              </m:rPr>
              <w:rPr>
                <w:rFonts w:ascii="Cambria Math" w:eastAsia="Times New Roman" w:hAnsi="Cambria Math" w:cs="Times New Roman"/>
                <w:color w:val="auto"/>
                <w:sz w:val="24"/>
                <w:szCs w:val="24"/>
                <w:lang w:val="en-GB"/>
              </w:rPr>
              <m:t>TP + FP</m:t>
            </m:r>
          </m:den>
        </m:f>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m:t>
        </m:r>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(3.37)</m:t>
        </m:r>
      </m:oMath>
    </w:p>
    <w:p w14:paraId="5BFCF745"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b/>
          <w:bCs/>
          <w:color w:val="auto"/>
          <w:sz w:val="24"/>
          <w:szCs w:val="24"/>
          <w:lang w:val="en"/>
        </w:rPr>
      </w:pPr>
      <w:bookmarkStart w:id="80" w:name="_Toc169935760"/>
      <w:bookmarkStart w:id="81" w:name="_Toc169937066"/>
      <w:r w:rsidRPr="00203516">
        <w:rPr>
          <w:rFonts w:ascii="Times New Roman" w:eastAsia="Times New Roman" w:hAnsi="Times New Roman" w:cs="Times New Roman"/>
          <w:b/>
          <w:bCs/>
          <w:color w:val="auto"/>
          <w:sz w:val="24"/>
          <w:szCs w:val="24"/>
          <w:lang w:val="en-GB"/>
        </w:rPr>
        <w:t>Recall</w:t>
      </w:r>
      <w:bookmarkEnd w:id="80"/>
      <w:bookmarkEnd w:id="81"/>
    </w:p>
    <w:p w14:paraId="12A6ED68"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GB"/>
        </w:rPr>
        <w:t xml:space="preserve">The </w:t>
      </w:r>
      <w:r w:rsidRPr="00203516">
        <w:rPr>
          <w:rFonts w:ascii="Times New Roman" w:eastAsia="Times New Roman" w:hAnsi="Times New Roman" w:cs="Times New Roman"/>
          <w:color w:val="auto"/>
          <w:sz w:val="24"/>
          <w:szCs w:val="24"/>
          <w:lang w:val="en"/>
        </w:rPr>
        <w:t>percentage of samples that yielded positive results relative to the total number of samples that were positive. Another name for it is Sensitivity.</w:t>
      </w:r>
    </w:p>
    <w:p w14:paraId="28EE725E" w14:textId="55046F36" w:rsidR="00203516" w:rsidRPr="00203516" w:rsidRDefault="00203516" w:rsidP="00203516">
      <w:pPr>
        <w:tabs>
          <w:tab w:val="clear" w:pos="720"/>
        </w:tabs>
        <w:suppressAutoHyphens w:val="0"/>
        <w:spacing w:before="280" w:after="0" w:line="360" w:lineRule="auto"/>
        <w:ind w:left="720"/>
        <w:jc w:val="both"/>
        <w:rPr>
          <w:rFonts w:ascii="Times New Roman" w:eastAsia="Times New Roman" w:hAnsi="Times New Roman" w:cs="Times New Roman"/>
          <w:color w:val="auto"/>
          <w:sz w:val="24"/>
          <w:szCs w:val="24"/>
          <w:lang w:val="en"/>
        </w:rPr>
      </w:pPr>
      <m:oMath>
        <m:r>
          <m:rPr>
            <m:sty m:val="p"/>
          </m:rPr>
          <w:rPr>
            <w:rFonts w:ascii="Cambria Math" w:eastAsia="Times New Roman" w:hAnsi="Cambria Math" w:cs="Times New Roman"/>
            <w:color w:val="auto"/>
            <w:sz w:val="24"/>
            <w:szCs w:val="24"/>
            <w:lang w:val="en-GB"/>
          </w:rPr>
          <m:t>Recall = </m:t>
        </m:r>
        <m:f>
          <m:fPr>
            <m:ctrlPr>
              <w:rPr>
                <w:rFonts w:ascii="Cambria Math" w:eastAsia="Times New Roman" w:hAnsi="Cambria Math" w:cs="Times New Roman"/>
                <w:color w:val="auto"/>
                <w:sz w:val="24"/>
                <w:szCs w:val="24"/>
                <w:lang w:val="en"/>
              </w:rPr>
            </m:ctrlPr>
          </m:fPr>
          <m:num>
            <m:r>
              <m:rPr>
                <m:sty m:val="p"/>
              </m:rPr>
              <w:rPr>
                <w:rFonts w:ascii="Cambria Math" w:eastAsia="Times New Roman" w:hAnsi="Cambria Math" w:cs="Times New Roman"/>
                <w:color w:val="auto"/>
                <w:sz w:val="24"/>
                <w:szCs w:val="24"/>
                <w:lang w:val="en-GB"/>
              </w:rPr>
              <m:t>TP</m:t>
            </m:r>
          </m:num>
          <m:den>
            <m:r>
              <m:rPr>
                <m:sty m:val="p"/>
              </m:rPr>
              <w:rPr>
                <w:rFonts w:ascii="Cambria Math" w:eastAsia="Times New Roman" w:hAnsi="Cambria Math" w:cs="Times New Roman"/>
                <w:color w:val="auto"/>
                <w:sz w:val="24"/>
                <w:szCs w:val="24"/>
                <w:lang w:val="en-GB"/>
              </w:rPr>
              <m:t>TP + FN</m:t>
            </m:r>
          </m:den>
        </m:f>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m:t>
        </m:r>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(3.38)</m:t>
        </m:r>
      </m:oMath>
      <w:r w:rsidRPr="00203516">
        <w:rPr>
          <w:rFonts w:ascii="Times New Roman" w:eastAsia="Times New Roman" w:hAnsi="Times New Roman" w:cs="Times New Roman"/>
          <w:color w:val="auto"/>
          <w:sz w:val="24"/>
          <w:szCs w:val="24"/>
          <w:lang w:val="en"/>
        </w:rPr>
        <w:tab/>
      </w:r>
    </w:p>
    <w:p w14:paraId="5EA653D7"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b/>
          <w:bCs/>
          <w:color w:val="auto"/>
          <w:sz w:val="24"/>
          <w:szCs w:val="24"/>
          <w:lang w:val="en-GB"/>
        </w:rPr>
      </w:pPr>
      <w:bookmarkStart w:id="82" w:name="_Toc169935761"/>
      <w:bookmarkStart w:id="83" w:name="_Toc169937067"/>
      <w:r w:rsidRPr="00203516">
        <w:rPr>
          <w:rFonts w:ascii="Times New Roman" w:eastAsia="Times New Roman" w:hAnsi="Times New Roman" w:cs="Times New Roman"/>
          <w:b/>
          <w:bCs/>
          <w:color w:val="auto"/>
          <w:sz w:val="24"/>
          <w:szCs w:val="24"/>
          <w:lang w:val="en-GB"/>
        </w:rPr>
        <w:t>Specificity</w:t>
      </w:r>
      <w:bookmarkEnd w:id="82"/>
      <w:bookmarkEnd w:id="83"/>
      <w:r w:rsidRPr="00203516">
        <w:rPr>
          <w:rFonts w:ascii="Times New Roman" w:eastAsia="Times New Roman" w:hAnsi="Times New Roman" w:cs="Times New Roman"/>
          <w:b/>
          <w:bCs/>
          <w:color w:val="auto"/>
          <w:sz w:val="24"/>
          <w:szCs w:val="24"/>
          <w:lang w:val="en-GB"/>
        </w:rPr>
        <w:t xml:space="preserve"> </w:t>
      </w:r>
    </w:p>
    <w:p w14:paraId="2DEB5B30"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GB"/>
        </w:rPr>
        <w:t xml:space="preserve">The </w:t>
      </w:r>
      <w:r w:rsidRPr="00203516">
        <w:rPr>
          <w:rFonts w:ascii="Times New Roman" w:eastAsia="Times New Roman" w:hAnsi="Times New Roman" w:cs="Times New Roman"/>
          <w:color w:val="auto"/>
          <w:sz w:val="24"/>
          <w:szCs w:val="24"/>
          <w:lang w:val="en"/>
        </w:rPr>
        <w:t>percentage of negative outcomes relative to the total number of samples that were truly</w:t>
      </w:r>
    </w:p>
    <w:p w14:paraId="3916127C"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GB"/>
        </w:rPr>
      </w:pPr>
      <w:r w:rsidRPr="00203516">
        <w:rPr>
          <w:rFonts w:ascii="Times New Roman" w:eastAsia="Times New Roman" w:hAnsi="Times New Roman" w:cs="Times New Roman"/>
          <w:color w:val="auto"/>
          <w:sz w:val="24"/>
          <w:szCs w:val="24"/>
          <w:lang w:val="en-GB"/>
        </w:rPr>
        <w:t xml:space="preserve"> negative.</w:t>
      </w:r>
    </w:p>
    <w:p w14:paraId="1ECFF4EB" w14:textId="4C144F0A"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GB"/>
        </w:rPr>
      </w:pPr>
      <w:r w:rsidRPr="00203516">
        <w:rPr>
          <w:rFonts w:ascii="Times New Roman" w:eastAsia="Times New Roman" w:hAnsi="Times New Roman" w:cs="Times New Roman"/>
          <w:color w:val="auto"/>
          <w:sz w:val="24"/>
          <w:szCs w:val="24"/>
          <w:lang w:val="en-GB"/>
        </w:rPr>
        <w:t xml:space="preserve">            </w:t>
      </w:r>
      <m:oMath>
        <m:r>
          <m:rPr>
            <m:sty m:val="p"/>
          </m:rPr>
          <w:rPr>
            <w:rFonts w:ascii="Cambria Math" w:eastAsia="Times New Roman" w:hAnsi="Cambria Math" w:cs="Times New Roman"/>
            <w:color w:val="auto"/>
            <w:sz w:val="24"/>
            <w:szCs w:val="24"/>
            <w:lang w:val="en-GB"/>
          </w:rPr>
          <m:t>Specificity = </m:t>
        </m:r>
        <m:f>
          <m:fPr>
            <m:ctrlPr>
              <w:rPr>
                <w:rFonts w:ascii="Cambria Math" w:eastAsia="Times New Roman" w:hAnsi="Cambria Math" w:cs="Times New Roman"/>
                <w:color w:val="auto"/>
                <w:sz w:val="24"/>
                <w:szCs w:val="24"/>
                <w:lang w:val="en-GB"/>
              </w:rPr>
            </m:ctrlPr>
          </m:fPr>
          <m:num>
            <m:r>
              <m:rPr>
                <m:sty m:val="p"/>
              </m:rPr>
              <w:rPr>
                <w:rFonts w:ascii="Cambria Math" w:eastAsia="Times New Roman" w:hAnsi="Cambria Math" w:cs="Times New Roman"/>
                <w:color w:val="auto"/>
                <w:sz w:val="24"/>
                <w:szCs w:val="24"/>
                <w:lang w:val="en-GB"/>
              </w:rPr>
              <m:t>TN</m:t>
            </m:r>
          </m:num>
          <m:den>
            <m:r>
              <m:rPr>
                <m:sty m:val="p"/>
              </m:rPr>
              <w:rPr>
                <w:rFonts w:ascii="Cambria Math" w:eastAsia="Times New Roman" w:hAnsi="Cambria Math" w:cs="Times New Roman"/>
                <w:color w:val="auto"/>
                <w:sz w:val="24"/>
                <w:szCs w:val="24"/>
                <w:lang w:val="en-GB"/>
              </w:rPr>
              <m:t>TN+ FP</m:t>
            </m:r>
          </m:den>
        </m:f>
        <m:r>
          <w:rPr>
            <w:rFonts w:ascii="Cambria Math" w:eastAsia="Times New Roman" w:hAnsi="Cambria Math" w:cs="Times New Roman"/>
            <w:color w:val="auto"/>
            <w:sz w:val="24"/>
            <w:szCs w:val="24"/>
            <w:lang w:val="en-GB"/>
          </w:rPr>
          <m:t xml:space="preserve">             </m:t>
        </m:r>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m:t>
        </m:r>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(3.39)</m:t>
        </m:r>
      </m:oMath>
    </w:p>
    <w:p w14:paraId="2AF394FE"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b/>
          <w:bCs/>
          <w:color w:val="auto"/>
          <w:sz w:val="24"/>
          <w:szCs w:val="24"/>
          <w:lang w:val="en"/>
        </w:rPr>
      </w:pPr>
      <w:bookmarkStart w:id="84" w:name="_Toc169935762"/>
      <w:bookmarkStart w:id="85" w:name="_Toc169937068"/>
      <w:r w:rsidRPr="00203516">
        <w:rPr>
          <w:rFonts w:ascii="Times New Roman" w:eastAsia="Times New Roman" w:hAnsi="Times New Roman" w:cs="Times New Roman"/>
          <w:b/>
          <w:bCs/>
          <w:color w:val="auto"/>
          <w:sz w:val="24"/>
          <w:szCs w:val="24"/>
          <w:lang w:val="en"/>
        </w:rPr>
        <w:t>F1-Score</w:t>
      </w:r>
      <w:bookmarkEnd w:id="84"/>
      <w:bookmarkEnd w:id="85"/>
    </w:p>
    <w:p w14:paraId="5DA7A1E6"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F1 Score is the harmonic mean of Precision and Recall.</w:t>
      </w:r>
    </w:p>
    <w:p w14:paraId="02FAD54B" w14:textId="7466FC3C"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GB"/>
        </w:rPr>
        <w:t xml:space="preserve">            </w:t>
      </w:r>
      <m:oMath>
        <m:r>
          <m:rPr>
            <m:sty m:val="p"/>
          </m:rPr>
          <w:rPr>
            <w:rFonts w:ascii="Cambria Math" w:eastAsia="Times New Roman" w:hAnsi="Cambria Math" w:cs="Times New Roman"/>
            <w:color w:val="auto"/>
            <w:sz w:val="24"/>
            <w:szCs w:val="24"/>
            <w:lang w:val="en-GB"/>
          </w:rPr>
          <m:t>F1 score =2*</m:t>
        </m:r>
        <m:f>
          <m:fPr>
            <m:ctrlPr>
              <w:rPr>
                <w:rFonts w:ascii="Cambria Math" w:eastAsia="Times New Roman" w:hAnsi="Cambria Math" w:cs="Times New Roman"/>
                <w:color w:val="auto"/>
                <w:sz w:val="24"/>
                <w:szCs w:val="24"/>
                <w:lang w:val="en"/>
              </w:rPr>
            </m:ctrlPr>
          </m:fPr>
          <m:num>
            <m:r>
              <m:rPr>
                <m:sty m:val="p"/>
              </m:rPr>
              <w:rPr>
                <w:rFonts w:ascii="Cambria Math" w:eastAsia="Times New Roman" w:hAnsi="Cambria Math" w:cs="Times New Roman"/>
                <w:color w:val="auto"/>
                <w:sz w:val="24"/>
                <w:szCs w:val="24"/>
                <w:lang w:val="en-GB"/>
              </w:rPr>
              <m:t>Precision * Recall</m:t>
            </m:r>
          </m:num>
          <m:den>
            <m:r>
              <m:rPr>
                <m:sty m:val="p"/>
              </m:rPr>
              <w:rPr>
                <w:rFonts w:ascii="Cambria Math" w:eastAsia="Times New Roman" w:hAnsi="Cambria Math" w:cs="Times New Roman"/>
                <w:color w:val="auto"/>
                <w:sz w:val="24"/>
                <w:szCs w:val="24"/>
                <w:lang w:val="en-GB"/>
              </w:rPr>
              <m:t>Precision+ Recall</m:t>
            </m:r>
          </m:den>
        </m:f>
        <m:r>
          <w:rPr>
            <w:rFonts w:ascii="Cambria Math" w:eastAsia="Times New Roman" w:hAnsi="Cambria Math" w:cs="Times New Roman"/>
            <w:color w:val="auto"/>
            <w:sz w:val="24"/>
            <w:szCs w:val="24"/>
            <w:lang w:val="en"/>
          </w:rPr>
          <m:t xml:space="preserve">            </m:t>
        </m:r>
        <m:r>
          <w:rPr>
            <w:rFonts w:ascii="Cambria Math" w:eastAsia="Times New Roman" w:hAnsi="Cambria Math" w:cs="Times New Roman"/>
            <w:color w:val="auto"/>
            <w:sz w:val="24"/>
            <w:szCs w:val="24"/>
            <w:lang w:val="en-GB"/>
          </w:rPr>
          <m:t xml:space="preserve">      </m:t>
        </m:r>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m:t>
        </m:r>
        <m:r>
          <w:rPr>
            <w:rFonts w:ascii="Cambria Math" w:eastAsia="Times New Roman" w:hAnsi="Cambria Math" w:cs="Times New Roman"/>
            <w:color w:val="auto"/>
            <w:sz w:val="24"/>
            <w:szCs w:val="24"/>
            <w:lang w:val="en"/>
          </w:rPr>
          <m:t xml:space="preserve">  </m:t>
        </m:r>
        <m:r>
          <m:rPr>
            <m:sty m:val="p"/>
          </m:rPr>
          <w:rPr>
            <w:rFonts w:ascii="Cambria Math" w:eastAsia="Times New Roman" w:hAnsi="Cambria Math" w:cs="Times New Roman"/>
            <w:color w:val="auto"/>
            <w:sz w:val="24"/>
            <w:szCs w:val="24"/>
            <w:lang w:val="en"/>
          </w:rPr>
          <m:t xml:space="preserve">                                                 (3.40)</m:t>
        </m:r>
      </m:oMath>
      <w:r w:rsidRPr="00203516">
        <w:rPr>
          <w:rFonts w:ascii="Times New Roman" w:eastAsia="Times New Roman" w:hAnsi="Times New Roman" w:cs="Times New Roman"/>
          <w:color w:val="auto"/>
          <w:sz w:val="24"/>
          <w:szCs w:val="24"/>
          <w:lang w:val="en"/>
        </w:rPr>
        <w:tab/>
      </w:r>
    </w:p>
    <w:p w14:paraId="6BD53E77"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p>
    <w:bookmarkEnd w:id="70"/>
    <w:p w14:paraId="6ECA391E"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p>
    <w:p w14:paraId="5EFE153B"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p>
    <w:p w14:paraId="54815079"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br w:type="page"/>
      </w:r>
    </w:p>
    <w:p w14:paraId="7FF91C34" w14:textId="77777777" w:rsidR="00203516" w:rsidRPr="00203516" w:rsidRDefault="00203516" w:rsidP="00203516">
      <w:pPr>
        <w:keepNext/>
        <w:keepLines/>
        <w:tabs>
          <w:tab w:val="clear" w:pos="720"/>
        </w:tabs>
        <w:suppressAutoHyphens w:val="0"/>
        <w:spacing w:before="240" w:after="0" w:line="259" w:lineRule="auto"/>
        <w:jc w:val="center"/>
        <w:outlineLvl w:val="0"/>
        <w:rPr>
          <w:rFonts w:ascii="Times New Roman" w:eastAsia="Times New Roman" w:hAnsi="Times New Roman" w:cs="Times New Roman"/>
          <w:b/>
          <w:bCs/>
          <w:i/>
          <w:iCs/>
          <w:color w:val="auto"/>
          <w:sz w:val="28"/>
          <w:szCs w:val="32"/>
          <w14:ligatures w14:val="standardContextual"/>
        </w:rPr>
      </w:pPr>
      <w:bookmarkStart w:id="86" w:name="_Toc169935763"/>
      <w:bookmarkStart w:id="87" w:name="_Toc169937069"/>
      <w:r w:rsidRPr="00203516">
        <w:rPr>
          <w:rFonts w:ascii="Times New Roman" w:eastAsia="Times New Roman" w:hAnsi="Times New Roman" w:cs="Times New Roman"/>
          <w:b/>
          <w:bCs/>
          <w:color w:val="auto"/>
          <w:sz w:val="28"/>
          <w:szCs w:val="32"/>
          <w14:ligatures w14:val="standardContextual"/>
        </w:rPr>
        <w:lastRenderedPageBreak/>
        <w:t>CHAPTER FOUR</w:t>
      </w:r>
      <w:bookmarkEnd w:id="86"/>
      <w:bookmarkEnd w:id="87"/>
    </w:p>
    <w:p w14:paraId="12BBE676" w14:textId="77777777" w:rsidR="00203516" w:rsidRPr="00203516" w:rsidRDefault="00203516" w:rsidP="00203516">
      <w:pPr>
        <w:keepNext/>
        <w:keepLines/>
        <w:tabs>
          <w:tab w:val="clear" w:pos="720"/>
        </w:tabs>
        <w:suppressAutoHyphens w:val="0"/>
        <w:spacing w:before="240" w:after="240" w:line="360" w:lineRule="auto"/>
        <w:jc w:val="center"/>
        <w:outlineLvl w:val="1"/>
        <w:rPr>
          <w:rFonts w:ascii="Times New Roman" w:eastAsia="Times New Roman" w:hAnsi="Times New Roman" w:cs="Times New Roman"/>
          <w:b/>
          <w:color w:val="auto"/>
          <w:sz w:val="28"/>
          <w:szCs w:val="28"/>
          <w:lang w:val="en"/>
        </w:rPr>
      </w:pPr>
      <w:bookmarkStart w:id="88" w:name="_Toc169935764"/>
      <w:bookmarkStart w:id="89" w:name="_Toc169937070"/>
      <w:r w:rsidRPr="00203516">
        <w:rPr>
          <w:rFonts w:ascii="Times New Roman" w:eastAsia="Times New Roman" w:hAnsi="Times New Roman" w:cs="Times New Roman"/>
          <w:b/>
          <w:color w:val="auto"/>
          <w:sz w:val="28"/>
          <w:szCs w:val="28"/>
          <w:lang w:val="en"/>
        </w:rPr>
        <w:t>IMPLEMENTATION</w:t>
      </w:r>
      <w:bookmarkEnd w:id="88"/>
      <w:bookmarkEnd w:id="89"/>
    </w:p>
    <w:p w14:paraId="4D85022D"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90" w:name="_Toc169935765"/>
      <w:bookmarkStart w:id="91" w:name="_Toc169937071"/>
      <w:r w:rsidRPr="00203516">
        <w:rPr>
          <w:rFonts w:ascii="Cambria" w:eastAsia="Times New Roman" w:hAnsi="Cambria" w:cs="Times New Roman"/>
          <w:b/>
          <w:bCs/>
          <w:color w:val="auto"/>
          <w:sz w:val="24"/>
          <w:szCs w:val="24"/>
          <w:lang w:val="en"/>
        </w:rPr>
        <w:t>4.1 Overview of the System Implementation</w:t>
      </w:r>
      <w:bookmarkEnd w:id="90"/>
      <w:bookmarkEnd w:id="91"/>
    </w:p>
    <w:p w14:paraId="02B152DD"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This chapter presents the experimental setup, the implementation and validation of the proposed system and the results obtained. The proposed system was implemented using python programming language. Python was chosen for the task because it is an open source language with great support for machine learning tasks. It is also having interactive shell which allows for viewing and inspection of element during implementation.</w:t>
      </w:r>
    </w:p>
    <w:p w14:paraId="67C4ABF1"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92" w:name="_Toc169935766"/>
      <w:bookmarkStart w:id="93" w:name="_Toc169937072"/>
      <w:bookmarkStart w:id="94" w:name="_Hlk168865397"/>
      <w:r w:rsidRPr="00203516">
        <w:rPr>
          <w:rFonts w:ascii="Cambria" w:eastAsia="Times New Roman" w:hAnsi="Cambria" w:cs="Times New Roman"/>
          <w:b/>
          <w:bCs/>
          <w:color w:val="auto"/>
          <w:sz w:val="24"/>
          <w:szCs w:val="24"/>
          <w:lang w:val="en"/>
        </w:rPr>
        <w:t xml:space="preserve">4.2 </w:t>
      </w:r>
      <w:bookmarkEnd w:id="92"/>
      <w:bookmarkEnd w:id="93"/>
      <w:r w:rsidRPr="00203516">
        <w:rPr>
          <w:rFonts w:ascii="Cambria" w:eastAsia="Times New Roman" w:hAnsi="Cambria" w:cs="Times New Roman"/>
          <w:b/>
          <w:bCs/>
          <w:color w:val="auto"/>
          <w:sz w:val="24"/>
          <w:szCs w:val="24"/>
          <w:lang w:val="en"/>
        </w:rPr>
        <w:t>Experimental Set Up</w:t>
      </w:r>
    </w:p>
    <w:p w14:paraId="7F053D93"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The implementation of the proposed machine learning model for terrorism prediction in Nigeria was carried-out in a computing environment characterized by the following requirements.</w:t>
      </w:r>
    </w:p>
    <w:p w14:paraId="07183F5F" w14:textId="77777777" w:rsidR="00203516" w:rsidRPr="00203516" w:rsidRDefault="00203516" w:rsidP="00203516">
      <w:pPr>
        <w:keepNext/>
        <w:keepLines/>
        <w:tabs>
          <w:tab w:val="clear" w:pos="720"/>
        </w:tabs>
        <w:suppressAutoHyphens w:val="0"/>
        <w:spacing w:before="200" w:after="0" w:line="360" w:lineRule="auto"/>
        <w:ind w:left="80"/>
        <w:outlineLvl w:val="3"/>
        <w:rPr>
          <w:rFonts w:ascii="Cambria" w:eastAsia="Calibri" w:hAnsi="Cambria" w:cs="Times New Roman"/>
          <w:b/>
          <w:bCs/>
          <w:i/>
          <w:iCs/>
          <w:color w:val="auto"/>
          <w:sz w:val="24"/>
          <w:szCs w:val="24"/>
          <w:lang w:val="en"/>
        </w:rPr>
      </w:pPr>
      <w:bookmarkStart w:id="95" w:name="_Toc169935767"/>
      <w:bookmarkStart w:id="96" w:name="_Toc169937073"/>
      <w:r w:rsidRPr="00203516">
        <w:rPr>
          <w:rFonts w:ascii="Cambria" w:eastAsia="Calibri" w:hAnsi="Cambria" w:cs="Times New Roman"/>
          <w:b/>
          <w:bCs/>
          <w:i/>
          <w:iCs/>
          <w:color w:val="auto"/>
          <w:sz w:val="24"/>
          <w:szCs w:val="24"/>
          <w:lang w:val="en"/>
        </w:rPr>
        <w:t>4.2.1 Hardware Requirements</w:t>
      </w:r>
      <w:bookmarkEnd w:id="95"/>
      <w:bookmarkEnd w:id="96"/>
    </w:p>
    <w:p w14:paraId="4843C281"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The proposed system was implemented using Dell Inspiron 7076 with the following configuration; Intel Core i7, 12</w:t>
      </w:r>
      <w:r w:rsidRPr="00203516">
        <w:rPr>
          <w:rFonts w:ascii="Times New Roman" w:eastAsia="Times New Roman" w:hAnsi="Times New Roman" w:cs="Times New Roman"/>
          <w:color w:val="auto"/>
          <w:sz w:val="24"/>
          <w:szCs w:val="24"/>
          <w:vertAlign w:val="superscript"/>
          <w:lang w:val="en"/>
        </w:rPr>
        <w:t>th</w:t>
      </w:r>
      <w:r w:rsidRPr="00203516">
        <w:rPr>
          <w:rFonts w:ascii="Times New Roman" w:eastAsia="Times New Roman" w:hAnsi="Times New Roman" w:cs="Times New Roman"/>
          <w:color w:val="auto"/>
          <w:sz w:val="24"/>
          <w:szCs w:val="24"/>
          <w:lang w:val="en"/>
        </w:rPr>
        <w:t xml:space="preserve"> Gen, 32GB RAM with 8 cores, 1TB SSD, 8GB NVIDIA RTX A2000.</w:t>
      </w:r>
    </w:p>
    <w:p w14:paraId="6A89A208" w14:textId="77777777" w:rsidR="00203516" w:rsidRPr="00203516" w:rsidRDefault="00203516" w:rsidP="00203516">
      <w:pPr>
        <w:keepNext/>
        <w:keepLines/>
        <w:tabs>
          <w:tab w:val="clear" w:pos="720"/>
        </w:tabs>
        <w:suppressAutoHyphens w:val="0"/>
        <w:spacing w:before="200" w:after="0" w:line="360" w:lineRule="auto"/>
        <w:ind w:left="80"/>
        <w:outlineLvl w:val="3"/>
        <w:rPr>
          <w:rFonts w:ascii="Cambria" w:eastAsia="Calibri" w:hAnsi="Cambria" w:cs="Times New Roman"/>
          <w:b/>
          <w:bCs/>
          <w:i/>
          <w:iCs/>
          <w:color w:val="auto"/>
          <w:sz w:val="24"/>
          <w:szCs w:val="24"/>
          <w:lang w:val="en"/>
        </w:rPr>
      </w:pPr>
      <w:bookmarkStart w:id="97" w:name="_Toc169935768"/>
      <w:bookmarkStart w:id="98" w:name="_Toc169937074"/>
      <w:r w:rsidRPr="00203516">
        <w:rPr>
          <w:rFonts w:ascii="Cambria" w:eastAsia="Calibri" w:hAnsi="Cambria" w:cs="Times New Roman"/>
          <w:b/>
          <w:bCs/>
          <w:i/>
          <w:iCs/>
          <w:color w:val="auto"/>
          <w:sz w:val="24"/>
          <w:szCs w:val="24"/>
          <w:lang w:val="en"/>
        </w:rPr>
        <w:t>4.2.2 Software Requirements</w:t>
      </w:r>
      <w:bookmarkEnd w:id="97"/>
      <w:bookmarkEnd w:id="98"/>
    </w:p>
    <w:p w14:paraId="3D19FE93"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The system was implemented with Python 3.11 programming language, Jupiter Notebook using NLP and Deep learning frameworks and packages such as Keras, TensorFlow, sklearn, NumPy, panda, NLTK while the web app will be implemented using Laravel framework.</w:t>
      </w:r>
    </w:p>
    <w:p w14:paraId="294815EF"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t xml:space="preserve">Keras and TensorFlow: </w:t>
      </w:r>
      <w:r w:rsidRPr="00203516">
        <w:rPr>
          <w:rFonts w:ascii="Times New Roman" w:eastAsia="Times New Roman" w:hAnsi="Times New Roman" w:cs="Times New Roman"/>
          <w:color w:val="auto"/>
          <w:sz w:val="24"/>
          <w:szCs w:val="24"/>
          <w:lang w:val="en"/>
        </w:rPr>
        <w:t>Both Keras and TensorFlow are widely-used deep learning frameworks known for their ease of use, flexibility, and extensive community support.</w:t>
      </w:r>
    </w:p>
    <w:p w14:paraId="4D7E4512"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t xml:space="preserve">Scikit-learn (sklearn): </w:t>
      </w:r>
      <w:r w:rsidRPr="00203516">
        <w:rPr>
          <w:rFonts w:ascii="Times New Roman" w:eastAsia="Times New Roman" w:hAnsi="Times New Roman" w:cs="Times New Roman"/>
          <w:color w:val="auto"/>
          <w:sz w:val="24"/>
          <w:szCs w:val="24"/>
          <w:lang w:val="en"/>
        </w:rPr>
        <w:t>Scikit-learn is a powerful library for machine learning in Python, providing simple and efficient tools for data preprocessing, model selection, and evaluation. It integrates well with many other Python libraries, such as matplotlib for plotting, NumPy for array vectorization, Pandas DataFrames and the like.</w:t>
      </w:r>
    </w:p>
    <w:p w14:paraId="002C95D1"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lastRenderedPageBreak/>
        <w:t xml:space="preserve">Pandas: </w:t>
      </w:r>
      <w:r w:rsidRPr="00203516">
        <w:rPr>
          <w:rFonts w:ascii="Times New Roman" w:eastAsia="Times New Roman" w:hAnsi="Times New Roman" w:cs="Times New Roman"/>
          <w:color w:val="auto"/>
          <w:sz w:val="24"/>
          <w:szCs w:val="24"/>
          <w:lang w:val="en"/>
        </w:rPr>
        <w:t>Pandas is a Python library used for working with data sets. It has functions for analyzing, cleaning, exploring and manipulating data.</w:t>
      </w:r>
    </w:p>
    <w:p w14:paraId="497C10F9"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xml:space="preserve">NumPy: </w:t>
      </w:r>
      <w:r w:rsidRPr="00203516">
        <w:rPr>
          <w:rFonts w:ascii="Times New Roman" w:eastAsia="Times New Roman" w:hAnsi="Times New Roman" w:cs="Times New Roman"/>
          <w:color w:val="auto"/>
          <w:sz w:val="24"/>
          <w:szCs w:val="24"/>
          <w:lang w:val="en"/>
        </w:rPr>
        <w:t>It is an open-source numerical Python library; it provides an array object that is up to 50x faster than traditional Python lists. A single dimensional array is referring to as vector.</w:t>
      </w:r>
    </w:p>
    <w:p w14:paraId="37A3F414"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t>NLTK (Natural Language Toolkit):</w:t>
      </w:r>
      <w:r w:rsidRPr="00203516">
        <w:rPr>
          <w:rFonts w:ascii="Times New Roman" w:eastAsia="Times New Roman" w:hAnsi="Times New Roman" w:cs="Times New Roman"/>
          <w:color w:val="auto"/>
          <w:sz w:val="24"/>
          <w:szCs w:val="24"/>
          <w:lang w:val="en"/>
        </w:rPr>
        <w:t xml:space="preserve"> NLTK is a popular Python library for natural language processing. It provides easy-to-use interfaces for tasks like tokenization, stemming, tagging, parsing, and more.</w:t>
      </w:r>
    </w:p>
    <w:bookmarkEnd w:id="94"/>
    <w:p w14:paraId="27D78067"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xml:space="preserve">WAMP: </w:t>
      </w:r>
      <w:r w:rsidRPr="00203516">
        <w:rPr>
          <w:rFonts w:ascii="Times New Roman" w:eastAsia="Times New Roman" w:hAnsi="Times New Roman" w:cs="Times New Roman"/>
          <w:color w:val="auto"/>
          <w:sz w:val="24"/>
          <w:szCs w:val="24"/>
          <w:lang w:val="en"/>
        </w:rPr>
        <w:t xml:space="preserve"> This is a software package that house Apache, MySQL and PHP.</w:t>
      </w:r>
    </w:p>
    <w:p w14:paraId="1165C0CB"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xml:space="preserve">Composer: </w:t>
      </w:r>
      <w:r w:rsidRPr="00203516">
        <w:rPr>
          <w:rFonts w:ascii="Times New Roman" w:eastAsia="Times New Roman" w:hAnsi="Times New Roman" w:cs="Times New Roman"/>
          <w:color w:val="auto"/>
          <w:sz w:val="24"/>
          <w:szCs w:val="24"/>
          <w:lang w:val="en"/>
        </w:rPr>
        <w:t>It is a tool for managing PHP dependencies and also utilize the third part library without embedding it with source code.</w:t>
      </w:r>
    </w:p>
    <w:p w14:paraId="07A1E944"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b/>
          <w:bCs/>
          <w:color w:val="auto"/>
          <w:sz w:val="24"/>
          <w:szCs w:val="24"/>
          <w:lang w:val="en"/>
        </w:rPr>
        <w:t xml:space="preserve">Laravel Framework: </w:t>
      </w:r>
      <w:r w:rsidRPr="00203516">
        <w:rPr>
          <w:rFonts w:ascii="Times New Roman" w:eastAsia="Times New Roman" w:hAnsi="Times New Roman" w:cs="Times New Roman"/>
          <w:color w:val="auto"/>
          <w:sz w:val="24"/>
          <w:szCs w:val="24"/>
          <w:lang w:val="en"/>
        </w:rPr>
        <w:t>It is a PHP cross-platform framework for building web application loaded with pre-programmed functionality.</w:t>
      </w:r>
    </w:p>
    <w:p w14:paraId="697E8E0C"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b/>
          <w:bCs/>
          <w:color w:val="auto"/>
          <w:sz w:val="24"/>
          <w:szCs w:val="24"/>
          <w:lang w:val="en"/>
        </w:rPr>
        <w:t xml:space="preserve">Google API: </w:t>
      </w:r>
      <w:bookmarkStart w:id="99" w:name="_Hlk173101288"/>
      <w:r w:rsidRPr="00203516">
        <w:rPr>
          <w:rFonts w:ascii="Times New Roman" w:eastAsia="Times New Roman" w:hAnsi="Times New Roman" w:cs="Times New Roman"/>
          <w:color w:val="auto"/>
          <w:sz w:val="24"/>
          <w:szCs w:val="24"/>
          <w:lang w:val="en"/>
        </w:rPr>
        <w:t>Developers use the Google Application Programming Interface to access Google Maps functionality and data for their own projects.</w:t>
      </w:r>
      <w:bookmarkEnd w:id="99"/>
    </w:p>
    <w:p w14:paraId="371C52FA"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b/>
          <w:bCs/>
          <w:color w:val="auto"/>
          <w:sz w:val="24"/>
          <w:szCs w:val="24"/>
          <w:lang w:val="en"/>
        </w:rPr>
      </w:pPr>
      <w:bookmarkStart w:id="100" w:name="_Toc169935769"/>
      <w:bookmarkStart w:id="101" w:name="_Toc169937075"/>
      <w:bookmarkStart w:id="102" w:name="_Hlk168865704"/>
      <w:bookmarkStart w:id="103" w:name="_Hlk168865672"/>
      <w:r w:rsidRPr="00203516">
        <w:rPr>
          <w:rFonts w:ascii="Times New Roman" w:eastAsia="Times New Roman" w:hAnsi="Times New Roman" w:cs="Times New Roman"/>
          <w:b/>
          <w:bCs/>
          <w:color w:val="auto"/>
          <w:sz w:val="24"/>
          <w:szCs w:val="24"/>
          <w:lang w:val="en"/>
        </w:rPr>
        <w:t>Importing the Required Libraries</w:t>
      </w:r>
      <w:bookmarkEnd w:id="100"/>
      <w:bookmarkEnd w:id="101"/>
      <w:bookmarkEnd w:id="102"/>
    </w:p>
    <w:p w14:paraId="54A81AE2" w14:textId="77777777" w:rsidR="00203516" w:rsidRPr="00203516" w:rsidRDefault="00203516" w:rsidP="00203516">
      <w:pPr>
        <w:tabs>
          <w:tab w:val="clear" w:pos="720"/>
        </w:tabs>
        <w:suppressAutoHyphens w:val="0"/>
        <w:spacing w:before="280" w:after="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The code writing in Python starts by importing the various libraries, including:</w:t>
      </w:r>
    </w:p>
    <w:p w14:paraId="501C36AE" w14:textId="77777777" w:rsidR="00203516" w:rsidRPr="00203516" w:rsidRDefault="00203516" w:rsidP="00203516">
      <w:pPr>
        <w:numPr>
          <w:ilvl w:val="0"/>
          <w:numId w:val="16"/>
        </w:numPr>
        <w:tabs>
          <w:tab w:val="clear" w:pos="720"/>
          <w:tab w:val="num" w:pos="540"/>
        </w:tabs>
        <w:suppressAutoHyphens w:val="0"/>
        <w:spacing w:before="280" w:after="0" w:line="360" w:lineRule="auto"/>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i/>
          <w:iCs/>
          <w:color w:val="auto"/>
          <w:sz w:val="20"/>
          <w:szCs w:val="20"/>
          <w:lang w:val="en"/>
        </w:rPr>
        <w:t>pandas</w:t>
      </w:r>
      <w:r w:rsidRPr="00203516">
        <w:rPr>
          <w:rFonts w:ascii="Times New Roman" w:eastAsia="Times New Roman" w:hAnsi="Times New Roman" w:cs="Times New Roman"/>
          <w:color w:val="auto"/>
          <w:sz w:val="24"/>
          <w:szCs w:val="24"/>
          <w:lang w:val="en"/>
        </w:rPr>
        <w:t xml:space="preserve"> for data manipulation</w:t>
      </w:r>
    </w:p>
    <w:p w14:paraId="656A7E3C" w14:textId="77777777" w:rsidR="00203516" w:rsidRPr="00203516" w:rsidRDefault="00203516" w:rsidP="00203516">
      <w:pPr>
        <w:numPr>
          <w:ilvl w:val="0"/>
          <w:numId w:val="16"/>
        </w:numPr>
        <w:tabs>
          <w:tab w:val="clear" w:pos="720"/>
          <w:tab w:val="num" w:pos="540"/>
        </w:tabs>
        <w:suppressAutoHyphens w:val="0"/>
        <w:spacing w:before="280" w:after="0" w:line="360" w:lineRule="auto"/>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i/>
          <w:iCs/>
          <w:color w:val="auto"/>
          <w:sz w:val="20"/>
          <w:szCs w:val="20"/>
          <w:lang w:val="en"/>
        </w:rPr>
        <w:t>torch</w:t>
      </w:r>
      <w:r w:rsidRPr="00203516">
        <w:rPr>
          <w:rFonts w:ascii="Times New Roman" w:eastAsia="Times New Roman" w:hAnsi="Times New Roman" w:cs="Times New Roman"/>
          <w:color w:val="auto"/>
          <w:sz w:val="24"/>
          <w:szCs w:val="24"/>
          <w:lang w:val="en"/>
        </w:rPr>
        <w:t xml:space="preserve"> for building the neural network</w:t>
      </w:r>
    </w:p>
    <w:p w14:paraId="4179B982" w14:textId="77777777" w:rsidR="00203516" w:rsidRPr="00203516" w:rsidRDefault="00203516" w:rsidP="00203516">
      <w:pPr>
        <w:numPr>
          <w:ilvl w:val="0"/>
          <w:numId w:val="16"/>
        </w:numPr>
        <w:tabs>
          <w:tab w:val="clear" w:pos="720"/>
          <w:tab w:val="num" w:pos="540"/>
        </w:tabs>
        <w:suppressAutoHyphens w:val="0"/>
        <w:spacing w:before="280" w:after="0" w:line="360" w:lineRule="auto"/>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i/>
          <w:iCs/>
          <w:color w:val="auto"/>
          <w:sz w:val="20"/>
          <w:szCs w:val="20"/>
          <w:lang w:val="en"/>
        </w:rPr>
        <w:t>sklearn</w:t>
      </w:r>
      <w:r w:rsidRPr="00203516">
        <w:rPr>
          <w:rFonts w:ascii="Times New Roman" w:eastAsia="Times New Roman" w:hAnsi="Times New Roman" w:cs="Times New Roman"/>
          <w:color w:val="auto"/>
          <w:sz w:val="24"/>
          <w:szCs w:val="24"/>
          <w:lang w:val="en"/>
        </w:rPr>
        <w:t xml:space="preserve"> for data preprocessing and model evaluation</w:t>
      </w:r>
    </w:p>
    <w:p w14:paraId="75CE97C6" w14:textId="77777777" w:rsidR="00203516" w:rsidRPr="00203516" w:rsidRDefault="00203516" w:rsidP="00203516">
      <w:pPr>
        <w:numPr>
          <w:ilvl w:val="0"/>
          <w:numId w:val="16"/>
        </w:numPr>
        <w:tabs>
          <w:tab w:val="clear" w:pos="720"/>
          <w:tab w:val="num" w:pos="540"/>
        </w:tabs>
        <w:suppressAutoHyphens w:val="0"/>
        <w:spacing w:before="280" w:after="0" w:line="360" w:lineRule="auto"/>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i/>
          <w:iCs/>
          <w:color w:val="auto"/>
          <w:sz w:val="20"/>
          <w:szCs w:val="20"/>
          <w:lang w:val="en"/>
        </w:rPr>
        <w:t>transformers</w:t>
      </w:r>
      <w:r w:rsidRPr="00203516">
        <w:rPr>
          <w:rFonts w:ascii="Times New Roman" w:eastAsia="Times New Roman" w:hAnsi="Times New Roman" w:cs="Times New Roman"/>
          <w:color w:val="auto"/>
          <w:sz w:val="24"/>
          <w:szCs w:val="24"/>
          <w:lang w:val="en"/>
        </w:rPr>
        <w:t xml:space="preserve"> for pre-trained BERT models</w:t>
      </w:r>
    </w:p>
    <w:p w14:paraId="11A1882F" w14:textId="77777777" w:rsidR="00203516" w:rsidRPr="00203516" w:rsidRDefault="00203516" w:rsidP="00203516">
      <w:pPr>
        <w:numPr>
          <w:ilvl w:val="0"/>
          <w:numId w:val="16"/>
        </w:numPr>
        <w:tabs>
          <w:tab w:val="clear" w:pos="720"/>
          <w:tab w:val="num" w:pos="540"/>
        </w:tabs>
        <w:suppressAutoHyphens w:val="0"/>
        <w:spacing w:before="280" w:after="0" w:line="360" w:lineRule="auto"/>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i/>
          <w:iCs/>
          <w:color w:val="auto"/>
          <w:sz w:val="20"/>
          <w:szCs w:val="20"/>
          <w:lang w:val="en"/>
        </w:rPr>
        <w:t>sqlalchemy</w:t>
      </w:r>
      <w:r w:rsidRPr="00203516">
        <w:rPr>
          <w:rFonts w:ascii="Times New Roman" w:eastAsia="Times New Roman" w:hAnsi="Times New Roman" w:cs="Times New Roman"/>
          <w:color w:val="auto"/>
          <w:sz w:val="24"/>
          <w:szCs w:val="24"/>
          <w:lang w:val="en"/>
        </w:rPr>
        <w:t xml:space="preserve"> for interacting with databases</w:t>
      </w:r>
    </w:p>
    <w:p w14:paraId="7CF23349" w14:textId="77777777" w:rsidR="00203516" w:rsidRPr="00203516" w:rsidRDefault="00203516" w:rsidP="00203516">
      <w:pPr>
        <w:numPr>
          <w:ilvl w:val="0"/>
          <w:numId w:val="16"/>
        </w:numPr>
        <w:tabs>
          <w:tab w:val="clear" w:pos="720"/>
          <w:tab w:val="num" w:pos="540"/>
        </w:tabs>
        <w:suppressAutoHyphens w:val="0"/>
        <w:spacing w:before="280" w:after="0" w:line="360" w:lineRule="auto"/>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i/>
          <w:iCs/>
          <w:color w:val="auto"/>
          <w:sz w:val="20"/>
          <w:szCs w:val="20"/>
          <w:lang w:val="en"/>
        </w:rPr>
        <w:t>matplotlib</w:t>
      </w:r>
      <w:r w:rsidRPr="00203516">
        <w:rPr>
          <w:rFonts w:ascii="Times New Roman" w:eastAsia="Times New Roman" w:hAnsi="Times New Roman" w:cs="Times New Roman"/>
          <w:color w:val="auto"/>
          <w:sz w:val="24"/>
          <w:szCs w:val="24"/>
          <w:lang w:val="en"/>
        </w:rPr>
        <w:t xml:space="preserve"> for plotting</w:t>
      </w:r>
    </w:p>
    <w:bookmarkEnd w:id="103"/>
    <w:p w14:paraId="72A66AE8" w14:textId="77777777" w:rsidR="00203516" w:rsidRPr="00203516" w:rsidRDefault="00203516" w:rsidP="00203516">
      <w:pPr>
        <w:tabs>
          <w:tab w:val="clear" w:pos="720"/>
        </w:tabs>
        <w:suppressAutoHyphens w:val="0"/>
        <w:spacing w:before="280" w:after="0" w:line="240" w:lineRule="auto"/>
        <w:jc w:val="both"/>
        <w:rPr>
          <w:rFonts w:ascii="Times New Roman" w:eastAsia="Times New Roman" w:hAnsi="Times New Roman" w:cs="Times New Roman"/>
          <w:b/>
          <w:bCs/>
          <w:color w:val="auto"/>
          <w:sz w:val="24"/>
          <w:szCs w:val="24"/>
          <w:lang w:val="en"/>
        </w:rPr>
      </w:pPr>
      <w:r w:rsidRPr="00203516">
        <w:rPr>
          <w:rFonts w:ascii="Times New Roman" w:eastAsia="Times New Roman" w:hAnsi="Times New Roman" w:cs="Times New Roman"/>
          <w:color w:val="auto"/>
          <w:sz w:val="24"/>
          <w:szCs w:val="24"/>
          <w:lang w:val="en"/>
        </w:rPr>
        <w:lastRenderedPageBreak/>
        <w:t>The necessary libraries are imported Python code (See APPENDIX C for libraries import code snippets)</w:t>
      </w:r>
    </w:p>
    <w:p w14:paraId="75603BFE"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104" w:name="_Toc169935770"/>
      <w:bookmarkStart w:id="105" w:name="_Toc169937076"/>
      <w:r w:rsidRPr="00203516">
        <w:rPr>
          <w:rFonts w:ascii="Cambria" w:eastAsia="Times New Roman" w:hAnsi="Cambria" w:cs="Times New Roman"/>
          <w:b/>
          <w:bCs/>
          <w:color w:val="auto"/>
          <w:sz w:val="24"/>
          <w:szCs w:val="24"/>
          <w:lang w:val="en"/>
        </w:rPr>
        <w:t xml:space="preserve">4.3 </w:t>
      </w:r>
      <w:bookmarkStart w:id="106" w:name="_Hlk168865750"/>
      <w:r w:rsidRPr="00203516">
        <w:rPr>
          <w:rFonts w:ascii="Cambria" w:eastAsia="Times New Roman" w:hAnsi="Cambria" w:cs="Times New Roman"/>
          <w:b/>
          <w:bCs/>
          <w:color w:val="auto"/>
          <w:sz w:val="24"/>
          <w:szCs w:val="24"/>
          <w:lang w:val="en"/>
        </w:rPr>
        <w:t>Data Pre-processing</w:t>
      </w:r>
      <w:bookmarkEnd w:id="104"/>
      <w:bookmarkEnd w:id="105"/>
      <w:bookmarkEnd w:id="106"/>
      <w:r w:rsidRPr="00203516">
        <w:rPr>
          <w:rFonts w:ascii="Cambria" w:eastAsia="Times New Roman" w:hAnsi="Cambria" w:cs="Times New Roman"/>
          <w:b/>
          <w:bCs/>
          <w:color w:val="auto"/>
          <w:sz w:val="24"/>
          <w:szCs w:val="24"/>
          <w:lang w:val="en"/>
        </w:rPr>
        <w:t xml:space="preserve"> Stage</w:t>
      </w:r>
    </w:p>
    <w:p w14:paraId="07EA66E7"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The model loads the GTD and scraped dataset from the CSV files using </w:t>
      </w:r>
      <w:proofErr w:type="gramStart"/>
      <w:r w:rsidRPr="00203516">
        <w:rPr>
          <w:rFonts w:ascii="Times New Roman" w:eastAsia="Times New Roman" w:hAnsi="Times New Roman" w:cs="Times New Roman"/>
          <w:i/>
          <w:iCs/>
          <w:color w:val="auto"/>
          <w:sz w:val="20"/>
          <w:szCs w:val="20"/>
          <w:lang w:val="en"/>
        </w:rPr>
        <w:t>pd.read</w:t>
      </w:r>
      <w:proofErr w:type="gramEnd"/>
      <w:r w:rsidRPr="00203516">
        <w:rPr>
          <w:rFonts w:ascii="Times New Roman" w:eastAsia="Times New Roman" w:hAnsi="Times New Roman" w:cs="Times New Roman"/>
          <w:i/>
          <w:iCs/>
          <w:color w:val="auto"/>
          <w:sz w:val="20"/>
          <w:szCs w:val="20"/>
          <w:lang w:val="en"/>
        </w:rPr>
        <w:t xml:space="preserve">_csv </w:t>
      </w:r>
      <w:r w:rsidRPr="00203516">
        <w:rPr>
          <w:rFonts w:ascii="Times New Roman" w:eastAsia="Times New Roman" w:hAnsi="Times New Roman" w:cs="Times New Roman"/>
          <w:color w:val="auto"/>
          <w:sz w:val="24"/>
          <w:szCs w:val="24"/>
          <w:lang w:val="en"/>
        </w:rPr>
        <w:t xml:space="preserve">for subsequent processing by both ensemble module and deep learning respectively. Empty columns were removed to optimized the model by using </w:t>
      </w:r>
      <w:r w:rsidRPr="00203516">
        <w:rPr>
          <w:rFonts w:ascii="Times New Roman" w:eastAsia="Times New Roman" w:hAnsi="Times New Roman" w:cs="Times New Roman"/>
          <w:i/>
          <w:iCs/>
          <w:color w:val="auto"/>
          <w:sz w:val="24"/>
          <w:szCs w:val="24"/>
          <w:lang w:val="en"/>
        </w:rPr>
        <w:t xml:space="preserve">dropna(axis=_) </w:t>
      </w:r>
      <w:r w:rsidRPr="00203516">
        <w:rPr>
          <w:rFonts w:ascii="Times New Roman" w:eastAsia="Times New Roman" w:hAnsi="Times New Roman" w:cs="Times New Roman"/>
          <w:color w:val="auto"/>
          <w:sz w:val="24"/>
          <w:szCs w:val="24"/>
          <w:lang w:val="en"/>
        </w:rPr>
        <w:t>function</w:t>
      </w:r>
      <w:r w:rsidRPr="00203516">
        <w:rPr>
          <w:rFonts w:ascii="Times New Roman" w:eastAsia="Times New Roman" w:hAnsi="Times New Roman" w:cs="Times New Roman"/>
          <w:i/>
          <w:iCs/>
          <w:color w:val="auto"/>
          <w:sz w:val="24"/>
          <w:szCs w:val="24"/>
          <w:lang w:val="en"/>
        </w:rPr>
        <w:t xml:space="preserve">. </w:t>
      </w:r>
      <w:bookmarkStart w:id="107" w:name="_Hlk168865797"/>
      <w:r w:rsidRPr="00203516">
        <w:rPr>
          <w:rFonts w:ascii="Times New Roman" w:eastAsia="Times New Roman" w:hAnsi="Times New Roman" w:cs="Times New Roman"/>
          <w:color w:val="auto"/>
          <w:sz w:val="24"/>
          <w:szCs w:val="24"/>
          <w:lang w:val="en"/>
        </w:rPr>
        <w:t xml:space="preserve">In order to reduce the bias of the model, missing data were handled with Multiple Imputation Techniques because the data is both numerical and categorical. </w:t>
      </w:r>
      <w:proofErr w:type="gramStart"/>
      <w:r w:rsidRPr="00203516">
        <w:rPr>
          <w:rFonts w:ascii="Times New Roman" w:eastAsia="Times New Roman" w:hAnsi="Times New Roman" w:cs="Times New Roman"/>
          <w:i/>
          <w:iCs/>
          <w:color w:val="auto"/>
          <w:sz w:val="24"/>
          <w:szCs w:val="24"/>
          <w:lang w:val="en"/>
        </w:rPr>
        <w:t>.isna</w:t>
      </w:r>
      <w:proofErr w:type="gramEnd"/>
      <w:r w:rsidRPr="00203516">
        <w:rPr>
          <w:rFonts w:ascii="Times New Roman" w:eastAsia="Times New Roman" w:hAnsi="Times New Roman" w:cs="Times New Roman"/>
          <w:i/>
          <w:iCs/>
          <w:color w:val="auto"/>
          <w:sz w:val="24"/>
          <w:szCs w:val="24"/>
          <w:lang w:val="en"/>
        </w:rPr>
        <w:t xml:space="preserve">() </w:t>
      </w:r>
      <w:r w:rsidRPr="00203516">
        <w:rPr>
          <w:rFonts w:ascii="Times New Roman" w:eastAsia="Times New Roman" w:hAnsi="Times New Roman" w:cs="Times New Roman"/>
          <w:color w:val="auto"/>
          <w:sz w:val="24"/>
          <w:szCs w:val="24"/>
          <w:lang w:val="en"/>
        </w:rPr>
        <w:t>function was used to display a dataframe with True value for missing value with</w:t>
      </w:r>
      <w:r w:rsidRPr="00203516">
        <w:rPr>
          <w:rFonts w:ascii="Times New Roman" w:eastAsia="Times New Roman" w:hAnsi="Times New Roman" w:cs="Times New Roman"/>
          <w:i/>
          <w:iCs/>
          <w:color w:val="auto"/>
          <w:sz w:val="24"/>
          <w:szCs w:val="24"/>
          <w:lang w:val="en"/>
        </w:rPr>
        <w:t xml:space="preserve"> NaN </w:t>
      </w:r>
      <w:proofErr w:type="gramStart"/>
      <w:r w:rsidRPr="00203516">
        <w:rPr>
          <w:rFonts w:ascii="Times New Roman" w:eastAsia="Times New Roman" w:hAnsi="Times New Roman" w:cs="Times New Roman"/>
          <w:color w:val="auto"/>
          <w:sz w:val="24"/>
          <w:szCs w:val="24"/>
          <w:lang w:val="en"/>
        </w:rPr>
        <w:t>type(</w:t>
      </w:r>
      <w:proofErr w:type="gramEnd"/>
      <w:r w:rsidRPr="00203516">
        <w:rPr>
          <w:rFonts w:ascii="Times New Roman" w:eastAsia="Times New Roman" w:hAnsi="Times New Roman" w:cs="Times New Roman"/>
          <w:color w:val="auto"/>
          <w:sz w:val="24"/>
          <w:szCs w:val="24"/>
          <w:lang w:val="en"/>
        </w:rPr>
        <w:t>See APPENDIX C for code to drop column with missing values)</w:t>
      </w:r>
      <w:r w:rsidRPr="00203516">
        <w:rPr>
          <w:rFonts w:ascii="Times New Roman" w:eastAsia="Times New Roman" w:hAnsi="Times New Roman" w:cs="Times New Roman"/>
          <w:i/>
          <w:iCs/>
          <w:color w:val="auto"/>
          <w:sz w:val="24"/>
          <w:szCs w:val="24"/>
          <w:lang w:val="en"/>
        </w:rPr>
        <w:t>.</w:t>
      </w:r>
      <w:r w:rsidRPr="00203516">
        <w:rPr>
          <w:rFonts w:ascii="Times New Roman" w:eastAsia="Times New Roman" w:hAnsi="Times New Roman" w:cs="Times New Roman"/>
          <w:color w:val="auto"/>
          <w:sz w:val="24"/>
          <w:szCs w:val="24"/>
          <w:lang w:val="en"/>
        </w:rPr>
        <w:t xml:space="preserve"> The text is then pre-processed using a custom function </w:t>
      </w:r>
      <w:r w:rsidRPr="00203516">
        <w:rPr>
          <w:rFonts w:ascii="Times New Roman" w:eastAsia="Times New Roman" w:hAnsi="Times New Roman" w:cs="Times New Roman"/>
          <w:i/>
          <w:iCs/>
          <w:color w:val="auto"/>
          <w:sz w:val="20"/>
          <w:szCs w:val="20"/>
          <w:lang w:val="en"/>
        </w:rPr>
        <w:t>preprocess_text</w:t>
      </w:r>
      <w:r w:rsidRPr="00203516">
        <w:rPr>
          <w:rFonts w:ascii="Times New Roman" w:eastAsia="Times New Roman" w:hAnsi="Times New Roman" w:cs="Times New Roman"/>
          <w:color w:val="auto"/>
          <w:sz w:val="24"/>
          <w:szCs w:val="24"/>
          <w:lang w:val="en"/>
        </w:rPr>
        <w:t xml:space="preserve"> and </w:t>
      </w:r>
      <w:proofErr w:type="gramStart"/>
      <w:r w:rsidRPr="00203516">
        <w:rPr>
          <w:rFonts w:ascii="Times New Roman" w:eastAsia="Times New Roman" w:hAnsi="Times New Roman" w:cs="Times New Roman"/>
          <w:color w:val="auto"/>
          <w:sz w:val="24"/>
          <w:szCs w:val="24"/>
          <w:lang w:val="en"/>
        </w:rPr>
        <w:t>s</w:t>
      </w:r>
      <w:r w:rsidRPr="00203516">
        <w:rPr>
          <w:rFonts w:ascii="Times New Roman" w:eastAsia="Times New Roman" w:hAnsi="Times New Roman" w:cs="Times New Roman"/>
          <w:i/>
          <w:iCs/>
          <w:color w:val="auto"/>
          <w:sz w:val="20"/>
          <w:szCs w:val="20"/>
          <w:lang w:val="en"/>
        </w:rPr>
        <w:t>klearn.preprocessing</w:t>
      </w:r>
      <w:proofErr w:type="gramEnd"/>
      <w:r w:rsidRPr="00203516">
        <w:rPr>
          <w:rFonts w:ascii="Times New Roman" w:eastAsia="Times New Roman" w:hAnsi="Times New Roman" w:cs="Times New Roman"/>
          <w:i/>
          <w:iCs/>
          <w:color w:val="auto"/>
          <w:sz w:val="20"/>
          <w:szCs w:val="20"/>
          <w:lang w:val="en"/>
        </w:rPr>
        <w:t>.LabelEncoder</w:t>
      </w:r>
      <w:r w:rsidRPr="00203516">
        <w:rPr>
          <w:rFonts w:ascii="Times New Roman" w:eastAsia="Times New Roman" w:hAnsi="Times New Roman" w:cs="Times New Roman"/>
          <w:color w:val="auto"/>
          <w:sz w:val="24"/>
          <w:szCs w:val="24"/>
          <w:lang w:val="en"/>
        </w:rPr>
        <w:t xml:space="preserve"> to convert the categorical target column to numerical one (See APPENDIX C for LabelEncoder code)</w:t>
      </w:r>
      <w:bookmarkEnd w:id="107"/>
      <w:r w:rsidRPr="00203516">
        <w:rPr>
          <w:rFonts w:ascii="Times New Roman" w:eastAsia="Times New Roman" w:hAnsi="Times New Roman" w:cs="Times New Roman"/>
          <w:color w:val="auto"/>
          <w:sz w:val="24"/>
          <w:szCs w:val="24"/>
          <w:lang w:val="en"/>
        </w:rPr>
        <w:t>.</w:t>
      </w:r>
    </w:p>
    <w:p w14:paraId="467A677C"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108" w:name="_Toc169935771"/>
      <w:bookmarkStart w:id="109" w:name="_Toc169937077"/>
      <w:bookmarkStart w:id="110" w:name="_Hlk168866483"/>
      <w:r w:rsidRPr="00203516">
        <w:rPr>
          <w:rFonts w:ascii="Cambria" w:eastAsia="Times New Roman" w:hAnsi="Cambria" w:cs="Times New Roman"/>
          <w:b/>
          <w:bCs/>
          <w:color w:val="auto"/>
          <w:sz w:val="24"/>
          <w:szCs w:val="24"/>
          <w:lang w:val="en"/>
        </w:rPr>
        <w:t>4.4 Model Training and Testing</w:t>
      </w:r>
      <w:bookmarkEnd w:id="108"/>
      <w:bookmarkEnd w:id="109"/>
    </w:p>
    <w:p w14:paraId="60E0E965" w14:textId="24DA0871"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The pre-processed data is splits into train and test sets using </w:t>
      </w:r>
      <w:proofErr w:type="gramStart"/>
      <w:r w:rsidRPr="00203516">
        <w:rPr>
          <w:rFonts w:ascii="Times New Roman" w:eastAsia="Times New Roman" w:hAnsi="Times New Roman" w:cs="Times New Roman"/>
          <w:i/>
          <w:iCs/>
          <w:color w:val="auto"/>
          <w:sz w:val="20"/>
          <w:szCs w:val="20"/>
          <w:lang w:val="en"/>
        </w:rPr>
        <w:t>sklearn.model</w:t>
      </w:r>
      <w:proofErr w:type="gramEnd"/>
      <w:r w:rsidRPr="00203516">
        <w:rPr>
          <w:rFonts w:ascii="Times New Roman" w:eastAsia="Times New Roman" w:hAnsi="Times New Roman" w:cs="Times New Roman"/>
          <w:i/>
          <w:iCs/>
          <w:color w:val="auto"/>
          <w:sz w:val="20"/>
          <w:szCs w:val="20"/>
          <w:lang w:val="en"/>
        </w:rPr>
        <w:t>_</w:t>
      </w:r>
      <w:proofErr w:type="gramStart"/>
      <w:r w:rsidRPr="00203516">
        <w:rPr>
          <w:rFonts w:ascii="Times New Roman" w:eastAsia="Times New Roman" w:hAnsi="Times New Roman" w:cs="Times New Roman"/>
          <w:i/>
          <w:iCs/>
          <w:color w:val="auto"/>
          <w:sz w:val="20"/>
          <w:szCs w:val="20"/>
          <w:lang w:val="en"/>
        </w:rPr>
        <w:t>selection.train</w:t>
      </w:r>
      <w:proofErr w:type="gramEnd"/>
      <w:r w:rsidRPr="00203516">
        <w:rPr>
          <w:rFonts w:ascii="Times New Roman" w:eastAsia="Times New Roman" w:hAnsi="Times New Roman" w:cs="Times New Roman"/>
          <w:i/>
          <w:iCs/>
          <w:color w:val="auto"/>
          <w:sz w:val="20"/>
          <w:szCs w:val="20"/>
          <w:lang w:val="en"/>
        </w:rPr>
        <w:t>_test_split</w:t>
      </w:r>
      <w:r w:rsidRPr="00203516">
        <w:rPr>
          <w:rFonts w:ascii="Times New Roman" w:eastAsia="Times New Roman" w:hAnsi="Times New Roman" w:cs="Times New Roman"/>
          <w:color w:val="auto"/>
          <w:sz w:val="24"/>
          <w:szCs w:val="24"/>
          <w:lang w:val="en"/>
        </w:rPr>
        <w:t xml:space="preserve">. The input features (text data) were tokenized using the </w:t>
      </w:r>
      <w:r w:rsidRPr="00203516">
        <w:rPr>
          <w:rFonts w:ascii="Times New Roman" w:eastAsia="Times New Roman" w:hAnsi="Times New Roman" w:cs="Times New Roman"/>
          <w:i/>
          <w:iCs/>
          <w:color w:val="auto"/>
          <w:sz w:val="20"/>
          <w:szCs w:val="20"/>
          <w:lang w:val="en"/>
        </w:rPr>
        <w:t>BertTokenizer</w:t>
      </w:r>
      <w:r w:rsidRPr="00203516">
        <w:rPr>
          <w:rFonts w:ascii="Times New Roman" w:eastAsia="Times New Roman" w:hAnsi="Times New Roman" w:cs="Times New Roman"/>
          <w:color w:val="auto"/>
          <w:sz w:val="24"/>
          <w:szCs w:val="24"/>
          <w:lang w:val="en"/>
        </w:rPr>
        <w:t xml:space="preserve"> from the </w:t>
      </w:r>
      <w:r w:rsidRPr="00203516">
        <w:rPr>
          <w:rFonts w:ascii="Times New Roman" w:eastAsia="Times New Roman" w:hAnsi="Times New Roman" w:cs="Times New Roman"/>
          <w:i/>
          <w:iCs/>
          <w:color w:val="auto"/>
          <w:sz w:val="20"/>
          <w:szCs w:val="20"/>
          <w:lang w:val="en"/>
        </w:rPr>
        <w:t>transformer’s</w:t>
      </w:r>
      <w:r w:rsidRPr="00203516">
        <w:rPr>
          <w:rFonts w:ascii="Times New Roman" w:eastAsia="Times New Roman" w:hAnsi="Times New Roman" w:cs="Times New Roman"/>
          <w:color w:val="auto"/>
          <w:sz w:val="24"/>
          <w:szCs w:val="24"/>
          <w:lang w:val="en"/>
        </w:rPr>
        <w:t xml:space="preserve"> library and the </w:t>
      </w:r>
      <w:r w:rsidRPr="00203516">
        <w:rPr>
          <w:rFonts w:ascii="Times New Roman" w:eastAsia="Times New Roman" w:hAnsi="Times New Roman" w:cs="Times New Roman"/>
          <w:i/>
          <w:iCs/>
          <w:color w:val="auto"/>
          <w:sz w:val="20"/>
          <w:szCs w:val="20"/>
          <w:lang w:val="en"/>
        </w:rPr>
        <w:t>TensorDataset</w:t>
      </w:r>
      <w:r w:rsidRPr="00203516">
        <w:rPr>
          <w:rFonts w:ascii="Times New Roman" w:eastAsia="Times New Roman" w:hAnsi="Times New Roman" w:cs="Times New Roman"/>
          <w:color w:val="auto"/>
          <w:sz w:val="24"/>
          <w:szCs w:val="24"/>
          <w:lang w:val="en"/>
        </w:rPr>
        <w:t xml:space="preserve"> and </w:t>
      </w:r>
      <w:r w:rsidRPr="00203516">
        <w:rPr>
          <w:rFonts w:ascii="Times New Roman" w:eastAsia="Times New Roman" w:hAnsi="Times New Roman" w:cs="Times New Roman"/>
          <w:i/>
          <w:iCs/>
          <w:color w:val="auto"/>
          <w:sz w:val="20"/>
          <w:szCs w:val="20"/>
          <w:lang w:val="en"/>
        </w:rPr>
        <w:t xml:space="preserve">DataLoader </w:t>
      </w:r>
      <w:r w:rsidRPr="00203516">
        <w:rPr>
          <w:rFonts w:ascii="Times New Roman" w:eastAsia="Times New Roman" w:hAnsi="Times New Roman" w:cs="Times New Roman"/>
          <w:color w:val="auto"/>
          <w:sz w:val="24"/>
          <w:szCs w:val="24"/>
          <w:lang w:val="en"/>
        </w:rPr>
        <w:t xml:space="preserve">were also created </w:t>
      </w:r>
      <w:r w:rsidRPr="00203516">
        <w:rPr>
          <w:rFonts w:ascii="Times New Roman" w:eastAsia="Times New Roman" w:hAnsi="Times New Roman" w:cs="Times New Roman"/>
          <w:i/>
          <w:iCs/>
          <w:color w:val="auto"/>
          <w:sz w:val="20"/>
          <w:szCs w:val="20"/>
          <w:lang w:val="en"/>
        </w:rPr>
        <w:t>from PyTorch</w:t>
      </w:r>
      <w:r w:rsidRPr="00203516">
        <w:rPr>
          <w:rFonts w:ascii="Times New Roman" w:eastAsia="Times New Roman" w:hAnsi="Times New Roman" w:cs="Times New Roman"/>
          <w:color w:val="auto"/>
          <w:sz w:val="24"/>
          <w:szCs w:val="24"/>
          <w:lang w:val="en"/>
        </w:rPr>
        <w:t xml:space="preserve"> for the BiLSTM model using the embedding tokenized input features and label-encoded target values from the BERT model. </w:t>
      </w:r>
    </w:p>
    <w:p w14:paraId="2F66B05E" w14:textId="2DE77E03"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14:ligatures w14:val="standardContextual"/>
        </w:rPr>
      </w:pPr>
      <w:r w:rsidRPr="00203516">
        <w:rPr>
          <w:rFonts w:ascii="Times New Roman" w:eastAsia="Times New Roman" w:hAnsi="Times New Roman" w:cs="Times New Roman"/>
          <w:color w:val="auto"/>
          <w:sz w:val="24"/>
          <w:szCs w:val="24"/>
          <w:lang w:val="en"/>
        </w:rPr>
        <w:t xml:space="preserve"> The BERT architecture consists of training parameters such as input/output shape where batch size is said to be 16, input features which consist of the tokenizes text data, number of epochs, which is 7 and 3. The AdamW was used as the optimizer for the model. </w:t>
      </w:r>
      <w:bookmarkEnd w:id="110"/>
    </w:p>
    <w:p w14:paraId="1188D67A"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111" w:name="_Toc169935772"/>
      <w:bookmarkStart w:id="112" w:name="_Toc169937078"/>
      <w:bookmarkStart w:id="113" w:name="_Hlk169844040"/>
      <w:r w:rsidRPr="00203516">
        <w:rPr>
          <w:rFonts w:ascii="Cambria" w:eastAsia="Times New Roman" w:hAnsi="Cambria" w:cs="Times New Roman"/>
          <w:b/>
          <w:bCs/>
          <w:color w:val="auto"/>
          <w:sz w:val="24"/>
          <w:szCs w:val="24"/>
          <w:lang w:val="en"/>
        </w:rPr>
        <w:t>4.5 Results and Discussion</w:t>
      </w:r>
      <w:bookmarkEnd w:id="111"/>
      <w:bookmarkEnd w:id="112"/>
      <w:r w:rsidRPr="00203516">
        <w:rPr>
          <w:rFonts w:ascii="Cambria" w:eastAsia="Times New Roman" w:hAnsi="Cambria" w:cs="Times New Roman"/>
          <w:b/>
          <w:bCs/>
          <w:color w:val="auto"/>
          <w:sz w:val="24"/>
          <w:szCs w:val="24"/>
          <w:lang w:val="en"/>
        </w:rPr>
        <w:t>s</w:t>
      </w:r>
    </w:p>
    <w:p w14:paraId="4998AF02"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Implementation of the proposed model for the terrorism prediction was achieved using Jupyter notebook, python programming language, WAMP server. The datasets from both GTD and social media which consist of 5,550 records in total was divided into two parts:</w:t>
      </w:r>
    </w:p>
    <w:p w14:paraId="017EAB69"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Training (80%) equal to 4,440 instances</w:t>
      </w:r>
    </w:p>
    <w:p w14:paraId="738279CA"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Testing (20%) equal to 1,110 instances</w:t>
      </w:r>
    </w:p>
    <w:p w14:paraId="6F871F62" w14:textId="5B82983D"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lastRenderedPageBreak/>
        <w:t>An ensemble module (SVM, RF and LR) and deep learning module (BERT, Attention Based-BiLSTM) were applied to both dataset and aggregated using voting ensemble techniques of Bagging model. The resulting accuracy, Precision, Recall, Specificity and F1-Score from the train and test experiment for the ensemble module that is consist of random forest (RF), logistics regression (LR) and support vector machine (SVM) are shown in Table 4.1, Figure 4.1 and Figure 4.2 respectively. In Table 4.1, Random Forest (RF) has the highest value of 98.11%, 97.08%, 98.11%, 99.93% and 97.54% in terms of accuracy, Precision, Recall, Specificity and F1-Score respectively.</w:t>
      </w:r>
    </w:p>
    <w:p w14:paraId="2DCBF8A6"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45A01595"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375CB4CC"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201933DE"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296C3BA5"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791F1586"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169A8AD9"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7FCBE652"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300F4693" w14:textId="77777777" w:rsid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61A7ADDC" w14:textId="77777777" w:rsidR="00C2440B" w:rsidRDefault="00C2440B"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54FDAC70" w14:textId="77777777" w:rsidR="00C2440B" w:rsidRDefault="00C2440B"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341E5B70" w14:textId="77777777" w:rsidR="00C2440B" w:rsidRDefault="00C2440B"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12F5B0BD" w14:textId="77777777" w:rsidR="00C2440B" w:rsidRDefault="00C2440B"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26556725" w14:textId="77777777" w:rsidR="00C2440B" w:rsidRDefault="00C2440B"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2ABAAD62" w14:textId="77777777" w:rsidR="00C2440B" w:rsidRPr="00203516" w:rsidRDefault="00C2440B"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050ED080" w14:textId="77777777" w:rsidR="00203516" w:rsidRPr="00203516" w:rsidRDefault="00203516" w:rsidP="00203516">
      <w:pPr>
        <w:tabs>
          <w:tab w:val="clear" w:pos="720"/>
        </w:tabs>
        <w:suppressAutoHyphens w:val="0"/>
        <w:spacing w:before="280" w:after="0" w:line="360" w:lineRule="auto"/>
        <w:ind w:left="80"/>
        <w:rPr>
          <w:ins w:id="114" w:author="Ayo Kupoluyi" w:date="2024-09-15T13:31:00Z" w16du:dateUtc="2024-09-15T12:31:00Z"/>
          <w:rFonts w:ascii="Times New Roman" w:eastAsia="Times New Roman" w:hAnsi="Times New Roman" w:cs="Times New Roman"/>
          <w:color w:val="auto"/>
          <w:sz w:val="24"/>
          <w:szCs w:val="24"/>
          <w:lang w:val="en"/>
        </w:rPr>
      </w:pPr>
      <w:ins w:id="115" w:author="Ayo Kupoluyi" w:date="2024-09-15T13:31:00Z" w16du:dateUtc="2024-09-15T12:31:00Z">
        <w:r w:rsidRPr="00203516">
          <w:rPr>
            <w:rFonts w:ascii="Times New Roman" w:eastAsia="Times New Roman" w:hAnsi="Times New Roman" w:cs="Times New Roman"/>
            <w:color w:val="auto"/>
            <w:sz w:val="24"/>
            <w:szCs w:val="24"/>
            <w:lang w:val="en"/>
          </w:rPr>
          <w:lastRenderedPageBreak/>
          <w:t xml:space="preserve">       </w:t>
        </w:r>
      </w:ins>
      <w:r w:rsidRPr="00203516">
        <w:rPr>
          <w:rFonts w:ascii="Times New Roman" w:eastAsia="Times New Roman" w:hAnsi="Times New Roman" w:cs="Times New Roman"/>
          <w:color w:val="auto"/>
          <w:sz w:val="24"/>
          <w:szCs w:val="24"/>
          <w:lang w:val="en"/>
        </w:rPr>
        <w:t xml:space="preserve">        </w:t>
      </w:r>
      <w:ins w:id="116" w:author="Ayo Kupoluyi" w:date="2024-09-15T13:31:00Z" w16du:dateUtc="2024-09-15T12:31:00Z">
        <w:r w:rsidRPr="00203516">
          <w:rPr>
            <w:rFonts w:ascii="Times New Roman" w:eastAsia="Times New Roman" w:hAnsi="Times New Roman" w:cs="Times New Roman"/>
            <w:color w:val="auto"/>
            <w:sz w:val="24"/>
            <w:szCs w:val="24"/>
            <w:lang w:val="en"/>
          </w:rPr>
          <w:t xml:space="preserve"> Table 4.1: Ensemble Module Comparison</w:t>
        </w:r>
      </w:ins>
    </w:p>
    <w:tbl>
      <w:tblPr>
        <w:tblStyle w:val="TableGrid1"/>
        <w:tblW w:w="8280" w:type="dxa"/>
        <w:tblInd w:w="558" w:type="dxa"/>
        <w:tblLook w:val="04A0" w:firstRow="1" w:lastRow="0" w:firstColumn="1" w:lastColumn="0" w:noHBand="0" w:noVBand="1"/>
      </w:tblPr>
      <w:tblGrid>
        <w:gridCol w:w="1846"/>
        <w:gridCol w:w="1428"/>
        <w:gridCol w:w="1343"/>
        <w:gridCol w:w="1141"/>
        <w:gridCol w:w="1363"/>
        <w:gridCol w:w="1159"/>
      </w:tblGrid>
      <w:tr w:rsidR="00203516" w:rsidRPr="00203516" w14:paraId="6327F935" w14:textId="77777777" w:rsidTr="00AC11E2">
        <w:tc>
          <w:tcPr>
            <w:tcW w:w="1890" w:type="dxa"/>
          </w:tcPr>
          <w:p w14:paraId="246169F6" w14:textId="77777777" w:rsidR="00203516" w:rsidRPr="00203516" w:rsidRDefault="00203516" w:rsidP="00203516">
            <w:pPr>
              <w:tabs>
                <w:tab w:val="clear" w:pos="720"/>
              </w:tabs>
              <w:suppressAutoHyphens w:val="0"/>
              <w:spacing w:before="280" w:after="100" w:afterAutospacing="1" w:line="360" w:lineRule="auto"/>
              <w:ind w:left="80"/>
              <w:rPr>
                <w:ins w:id="117" w:author="Ayo Kupoluyi" w:date="2024-09-15T13:31:00Z" w16du:dateUtc="2024-09-15T12:31:00Z"/>
                <w:rFonts w:ascii="Times New Roman" w:eastAsia="Times New Roman" w:hAnsi="Times New Roman" w:cs="Times New Roman"/>
                <w:b/>
                <w:bCs/>
                <w:color w:val="auto"/>
                <w:lang w:val="en"/>
              </w:rPr>
            </w:pPr>
            <w:ins w:id="118" w:author="Ayo Kupoluyi" w:date="2024-09-15T13:31:00Z" w16du:dateUtc="2024-09-15T12:31:00Z">
              <w:r w:rsidRPr="00203516">
                <w:rPr>
                  <w:rFonts w:ascii="Times New Roman" w:eastAsia="Times New Roman" w:hAnsi="Times New Roman" w:cs="Times New Roman"/>
                  <w:b/>
                  <w:bCs/>
                  <w:color w:val="auto"/>
                  <w:lang w:val="en"/>
                </w:rPr>
                <w:t>Model</w:t>
              </w:r>
            </w:ins>
          </w:p>
        </w:tc>
        <w:tc>
          <w:tcPr>
            <w:tcW w:w="1440" w:type="dxa"/>
          </w:tcPr>
          <w:p w14:paraId="482AC354" w14:textId="77777777" w:rsidR="00203516" w:rsidRPr="00203516" w:rsidRDefault="00203516" w:rsidP="00203516">
            <w:pPr>
              <w:tabs>
                <w:tab w:val="clear" w:pos="720"/>
              </w:tabs>
              <w:suppressAutoHyphens w:val="0"/>
              <w:spacing w:before="280" w:after="100" w:afterAutospacing="1" w:line="360" w:lineRule="auto"/>
              <w:ind w:left="80"/>
              <w:rPr>
                <w:ins w:id="119" w:author="Ayo Kupoluyi" w:date="2024-09-15T13:31:00Z" w16du:dateUtc="2024-09-15T12:31:00Z"/>
                <w:rFonts w:ascii="Times New Roman" w:eastAsia="Times New Roman" w:hAnsi="Times New Roman" w:cs="Times New Roman"/>
                <w:b/>
                <w:bCs/>
                <w:color w:val="auto"/>
                <w:lang w:val="en"/>
              </w:rPr>
            </w:pPr>
            <w:ins w:id="120" w:author="Ayo Kupoluyi" w:date="2024-09-15T13:31:00Z" w16du:dateUtc="2024-09-15T12:31:00Z">
              <w:r w:rsidRPr="00203516">
                <w:rPr>
                  <w:rFonts w:ascii="Times New Roman" w:eastAsia="Times New Roman" w:hAnsi="Times New Roman" w:cs="Times New Roman"/>
                  <w:b/>
                  <w:bCs/>
                  <w:color w:val="auto"/>
                  <w:lang w:val="en"/>
                </w:rPr>
                <w:t>Accuracy</w:t>
              </w:r>
            </w:ins>
          </w:p>
        </w:tc>
        <w:tc>
          <w:tcPr>
            <w:tcW w:w="1350" w:type="dxa"/>
          </w:tcPr>
          <w:p w14:paraId="2B9459DD" w14:textId="77777777" w:rsidR="00203516" w:rsidRPr="00203516" w:rsidRDefault="00203516" w:rsidP="00203516">
            <w:pPr>
              <w:tabs>
                <w:tab w:val="clear" w:pos="720"/>
              </w:tabs>
              <w:suppressAutoHyphens w:val="0"/>
              <w:spacing w:before="280" w:after="100" w:afterAutospacing="1" w:line="360" w:lineRule="auto"/>
              <w:ind w:left="80"/>
              <w:rPr>
                <w:ins w:id="121" w:author="Ayo Kupoluyi" w:date="2024-09-15T13:31:00Z" w16du:dateUtc="2024-09-15T12:31:00Z"/>
                <w:rFonts w:ascii="Times New Roman" w:eastAsia="Times New Roman" w:hAnsi="Times New Roman" w:cs="Times New Roman"/>
                <w:b/>
                <w:bCs/>
                <w:color w:val="auto"/>
                <w:lang w:val="en"/>
              </w:rPr>
            </w:pPr>
            <w:ins w:id="122" w:author="Ayo Kupoluyi" w:date="2024-09-15T13:31:00Z" w16du:dateUtc="2024-09-15T12:31:00Z">
              <w:r w:rsidRPr="00203516">
                <w:rPr>
                  <w:rFonts w:ascii="Times New Roman" w:eastAsia="Times New Roman" w:hAnsi="Times New Roman" w:cs="Times New Roman"/>
                  <w:b/>
                  <w:bCs/>
                  <w:color w:val="auto"/>
                  <w:lang w:val="en"/>
                </w:rPr>
                <w:t>Precision</w:t>
              </w:r>
            </w:ins>
          </w:p>
        </w:tc>
        <w:tc>
          <w:tcPr>
            <w:tcW w:w="1149" w:type="dxa"/>
          </w:tcPr>
          <w:p w14:paraId="75483FC9" w14:textId="77777777" w:rsidR="00203516" w:rsidRPr="00203516" w:rsidRDefault="00203516" w:rsidP="00203516">
            <w:pPr>
              <w:tabs>
                <w:tab w:val="clear" w:pos="720"/>
              </w:tabs>
              <w:suppressAutoHyphens w:val="0"/>
              <w:spacing w:before="280" w:after="100" w:afterAutospacing="1" w:line="360" w:lineRule="auto"/>
              <w:ind w:left="80"/>
              <w:rPr>
                <w:ins w:id="123" w:author="Ayo Kupoluyi" w:date="2024-09-15T13:31:00Z" w16du:dateUtc="2024-09-15T12:31:00Z"/>
                <w:rFonts w:ascii="Times New Roman" w:eastAsia="Times New Roman" w:hAnsi="Times New Roman" w:cs="Times New Roman"/>
                <w:b/>
                <w:bCs/>
                <w:color w:val="auto"/>
                <w:lang w:val="en"/>
              </w:rPr>
            </w:pPr>
            <w:ins w:id="124" w:author="Ayo Kupoluyi" w:date="2024-09-15T13:31:00Z" w16du:dateUtc="2024-09-15T12:31:00Z">
              <w:r w:rsidRPr="00203516">
                <w:rPr>
                  <w:rFonts w:ascii="Times New Roman" w:eastAsia="Times New Roman" w:hAnsi="Times New Roman" w:cs="Times New Roman"/>
                  <w:b/>
                  <w:bCs/>
                  <w:color w:val="auto"/>
                  <w:lang w:val="en"/>
                </w:rPr>
                <w:t>Recall</w:t>
              </w:r>
            </w:ins>
          </w:p>
        </w:tc>
        <w:tc>
          <w:tcPr>
            <w:tcW w:w="1283" w:type="dxa"/>
          </w:tcPr>
          <w:p w14:paraId="6FC3ED50" w14:textId="77777777" w:rsidR="00203516" w:rsidRPr="00203516" w:rsidRDefault="00203516" w:rsidP="00203516">
            <w:pPr>
              <w:tabs>
                <w:tab w:val="clear" w:pos="720"/>
              </w:tabs>
              <w:suppressAutoHyphens w:val="0"/>
              <w:spacing w:before="280" w:after="100" w:afterAutospacing="1" w:line="360" w:lineRule="auto"/>
              <w:ind w:left="80"/>
              <w:rPr>
                <w:ins w:id="125" w:author="Ayo Kupoluyi" w:date="2024-09-15T13:31:00Z" w16du:dateUtc="2024-09-15T12:31:00Z"/>
                <w:rFonts w:ascii="Times New Roman" w:eastAsia="Times New Roman" w:hAnsi="Times New Roman" w:cs="Times New Roman"/>
                <w:b/>
                <w:bCs/>
                <w:color w:val="auto"/>
                <w:lang w:val="en"/>
              </w:rPr>
            </w:pPr>
            <w:ins w:id="126" w:author="Ayo Kupoluyi" w:date="2024-09-15T13:31:00Z" w16du:dateUtc="2024-09-15T12:31:00Z">
              <w:r w:rsidRPr="00203516">
                <w:rPr>
                  <w:rFonts w:ascii="Times New Roman" w:eastAsia="Times New Roman" w:hAnsi="Times New Roman" w:cs="Times New Roman"/>
                  <w:b/>
                  <w:bCs/>
                  <w:color w:val="auto"/>
                  <w:lang w:val="en"/>
                </w:rPr>
                <w:t>Specificity</w:t>
              </w:r>
            </w:ins>
          </w:p>
        </w:tc>
        <w:tc>
          <w:tcPr>
            <w:tcW w:w="1168" w:type="dxa"/>
          </w:tcPr>
          <w:p w14:paraId="4A741A76" w14:textId="77777777" w:rsidR="00203516" w:rsidRPr="00203516" w:rsidRDefault="00203516" w:rsidP="00203516">
            <w:pPr>
              <w:tabs>
                <w:tab w:val="clear" w:pos="720"/>
              </w:tabs>
              <w:suppressAutoHyphens w:val="0"/>
              <w:spacing w:before="280" w:after="100" w:afterAutospacing="1" w:line="360" w:lineRule="auto"/>
              <w:ind w:left="80"/>
              <w:rPr>
                <w:ins w:id="127" w:author="Ayo Kupoluyi" w:date="2024-09-15T13:31:00Z" w16du:dateUtc="2024-09-15T12:31:00Z"/>
                <w:rFonts w:ascii="Times New Roman" w:eastAsia="Times New Roman" w:hAnsi="Times New Roman" w:cs="Times New Roman"/>
                <w:b/>
                <w:bCs/>
                <w:color w:val="auto"/>
                <w:lang w:val="en"/>
              </w:rPr>
            </w:pPr>
            <w:ins w:id="128" w:author="Ayo Kupoluyi" w:date="2024-09-15T13:31:00Z" w16du:dateUtc="2024-09-15T12:31:00Z">
              <w:r w:rsidRPr="00203516">
                <w:rPr>
                  <w:rFonts w:ascii="Times New Roman" w:eastAsia="Times New Roman" w:hAnsi="Times New Roman" w:cs="Times New Roman"/>
                  <w:b/>
                  <w:bCs/>
                  <w:color w:val="auto"/>
                  <w:lang w:val="en"/>
                </w:rPr>
                <w:t>F1-Score</w:t>
              </w:r>
            </w:ins>
          </w:p>
        </w:tc>
      </w:tr>
      <w:tr w:rsidR="00203516" w:rsidRPr="00203516" w14:paraId="4CDC16CA" w14:textId="77777777" w:rsidTr="00AC11E2">
        <w:tc>
          <w:tcPr>
            <w:tcW w:w="1890" w:type="dxa"/>
          </w:tcPr>
          <w:p w14:paraId="0F904604" w14:textId="77777777" w:rsidR="00203516" w:rsidRPr="00203516" w:rsidRDefault="00203516" w:rsidP="00203516">
            <w:pPr>
              <w:tabs>
                <w:tab w:val="clear" w:pos="720"/>
              </w:tabs>
              <w:suppressAutoHyphens w:val="0"/>
              <w:spacing w:before="280" w:after="100" w:afterAutospacing="1" w:line="360" w:lineRule="auto"/>
              <w:ind w:left="80"/>
              <w:rPr>
                <w:ins w:id="129" w:author="Ayo Kupoluyi" w:date="2024-09-15T13:31:00Z" w16du:dateUtc="2024-09-15T12:31:00Z"/>
                <w:rFonts w:ascii="Times New Roman" w:eastAsia="Times New Roman" w:hAnsi="Times New Roman" w:cs="Times New Roman"/>
                <w:color w:val="auto"/>
                <w:lang w:val="en"/>
              </w:rPr>
            </w:pPr>
            <w:ins w:id="130" w:author="Ayo Kupoluyi" w:date="2024-09-15T13:31:00Z" w16du:dateUtc="2024-09-15T12:31:00Z">
              <w:r w:rsidRPr="00203516">
                <w:rPr>
                  <w:rFonts w:ascii="Times New Roman" w:eastAsia="Times New Roman" w:hAnsi="Times New Roman" w:cs="Times New Roman"/>
                  <w:color w:val="auto"/>
                  <w:lang w:val="en"/>
                </w:rPr>
                <w:t>RF</w:t>
              </w:r>
            </w:ins>
          </w:p>
        </w:tc>
        <w:tc>
          <w:tcPr>
            <w:tcW w:w="1440" w:type="dxa"/>
          </w:tcPr>
          <w:p w14:paraId="2CDAC02D" w14:textId="77777777" w:rsidR="00203516" w:rsidRPr="00203516" w:rsidRDefault="00203516" w:rsidP="00203516">
            <w:pPr>
              <w:tabs>
                <w:tab w:val="clear" w:pos="720"/>
              </w:tabs>
              <w:suppressAutoHyphens w:val="0"/>
              <w:spacing w:before="280" w:after="100" w:afterAutospacing="1" w:line="360" w:lineRule="auto"/>
              <w:ind w:left="80"/>
              <w:rPr>
                <w:ins w:id="131" w:author="Ayo Kupoluyi" w:date="2024-09-15T13:31:00Z" w16du:dateUtc="2024-09-15T12:31:00Z"/>
                <w:rFonts w:ascii="Times New Roman" w:eastAsia="Times New Roman" w:hAnsi="Times New Roman" w:cs="Times New Roman"/>
                <w:color w:val="auto"/>
                <w:lang w:val="en"/>
              </w:rPr>
            </w:pPr>
            <w:ins w:id="132" w:author="Ayo Kupoluyi" w:date="2024-09-15T13:31:00Z" w16du:dateUtc="2024-09-15T12:31:00Z">
              <w:r w:rsidRPr="00203516">
                <w:rPr>
                  <w:rFonts w:ascii="Times New Roman" w:eastAsia="Times New Roman" w:hAnsi="Times New Roman" w:cs="Times New Roman"/>
                  <w:color w:val="auto"/>
                  <w:lang w:val="en"/>
                </w:rPr>
                <w:t>98.11%</w:t>
              </w:r>
            </w:ins>
          </w:p>
        </w:tc>
        <w:tc>
          <w:tcPr>
            <w:tcW w:w="1350" w:type="dxa"/>
          </w:tcPr>
          <w:p w14:paraId="5F0B4514" w14:textId="77777777" w:rsidR="00203516" w:rsidRPr="00203516" w:rsidRDefault="00203516" w:rsidP="00203516">
            <w:pPr>
              <w:tabs>
                <w:tab w:val="clear" w:pos="720"/>
              </w:tabs>
              <w:suppressAutoHyphens w:val="0"/>
              <w:spacing w:before="280" w:after="100" w:afterAutospacing="1" w:line="360" w:lineRule="auto"/>
              <w:ind w:left="80"/>
              <w:rPr>
                <w:ins w:id="133" w:author="Ayo Kupoluyi" w:date="2024-09-15T13:31:00Z" w16du:dateUtc="2024-09-15T12:31:00Z"/>
                <w:rFonts w:ascii="Times New Roman" w:eastAsia="Times New Roman" w:hAnsi="Times New Roman" w:cs="Times New Roman"/>
                <w:color w:val="auto"/>
                <w:lang w:val="en"/>
              </w:rPr>
            </w:pPr>
            <w:ins w:id="134" w:author="Ayo Kupoluyi" w:date="2024-09-15T13:31:00Z" w16du:dateUtc="2024-09-15T12:31:00Z">
              <w:r w:rsidRPr="00203516">
                <w:rPr>
                  <w:rFonts w:ascii="Times New Roman" w:eastAsia="Times New Roman" w:hAnsi="Times New Roman" w:cs="Times New Roman"/>
                  <w:color w:val="auto"/>
                  <w:lang w:val="en"/>
                </w:rPr>
                <w:t>97.08%</w:t>
              </w:r>
            </w:ins>
          </w:p>
        </w:tc>
        <w:tc>
          <w:tcPr>
            <w:tcW w:w="1149" w:type="dxa"/>
          </w:tcPr>
          <w:p w14:paraId="4E65FC16" w14:textId="77777777" w:rsidR="00203516" w:rsidRPr="00203516" w:rsidRDefault="00203516" w:rsidP="00203516">
            <w:pPr>
              <w:tabs>
                <w:tab w:val="clear" w:pos="720"/>
              </w:tabs>
              <w:suppressAutoHyphens w:val="0"/>
              <w:spacing w:before="280" w:after="100" w:afterAutospacing="1" w:line="360" w:lineRule="auto"/>
              <w:ind w:left="80"/>
              <w:rPr>
                <w:ins w:id="135" w:author="Ayo Kupoluyi" w:date="2024-09-15T13:31:00Z" w16du:dateUtc="2024-09-15T12:31:00Z"/>
                <w:rFonts w:ascii="Times New Roman" w:eastAsia="Times New Roman" w:hAnsi="Times New Roman" w:cs="Times New Roman"/>
                <w:color w:val="auto"/>
                <w:lang w:val="en"/>
              </w:rPr>
            </w:pPr>
            <w:ins w:id="136" w:author="Ayo Kupoluyi" w:date="2024-09-15T13:31:00Z" w16du:dateUtc="2024-09-15T12:31:00Z">
              <w:r w:rsidRPr="00203516">
                <w:rPr>
                  <w:rFonts w:ascii="Times New Roman" w:eastAsia="Times New Roman" w:hAnsi="Times New Roman" w:cs="Times New Roman"/>
                  <w:color w:val="auto"/>
                  <w:lang w:val="en"/>
                </w:rPr>
                <w:t>98.11%</w:t>
              </w:r>
            </w:ins>
          </w:p>
        </w:tc>
        <w:tc>
          <w:tcPr>
            <w:tcW w:w="1283" w:type="dxa"/>
          </w:tcPr>
          <w:p w14:paraId="3984C071" w14:textId="77777777" w:rsidR="00203516" w:rsidRPr="00203516" w:rsidRDefault="00203516" w:rsidP="00203516">
            <w:pPr>
              <w:tabs>
                <w:tab w:val="clear" w:pos="720"/>
              </w:tabs>
              <w:suppressAutoHyphens w:val="0"/>
              <w:spacing w:before="280" w:after="100" w:afterAutospacing="1" w:line="360" w:lineRule="auto"/>
              <w:ind w:left="80"/>
              <w:rPr>
                <w:ins w:id="137" w:author="Ayo Kupoluyi" w:date="2024-09-15T13:31:00Z" w16du:dateUtc="2024-09-15T12:31:00Z"/>
                <w:rFonts w:ascii="Times New Roman" w:eastAsia="Times New Roman" w:hAnsi="Times New Roman" w:cs="Times New Roman"/>
                <w:color w:val="auto"/>
                <w:lang w:val="en"/>
              </w:rPr>
            </w:pPr>
            <w:ins w:id="138" w:author="Ayo Kupoluyi" w:date="2024-09-15T13:31:00Z" w16du:dateUtc="2024-09-15T12:31:00Z">
              <w:r w:rsidRPr="00203516">
                <w:rPr>
                  <w:rFonts w:ascii="Times New Roman" w:eastAsia="Times New Roman" w:hAnsi="Times New Roman" w:cs="Times New Roman"/>
                  <w:color w:val="auto"/>
                  <w:lang w:val="en"/>
                </w:rPr>
                <w:t>99.93%</w:t>
              </w:r>
            </w:ins>
          </w:p>
        </w:tc>
        <w:tc>
          <w:tcPr>
            <w:tcW w:w="1168" w:type="dxa"/>
          </w:tcPr>
          <w:p w14:paraId="34D790D5" w14:textId="77777777" w:rsidR="00203516" w:rsidRPr="00203516" w:rsidRDefault="00203516" w:rsidP="00203516">
            <w:pPr>
              <w:tabs>
                <w:tab w:val="clear" w:pos="720"/>
              </w:tabs>
              <w:suppressAutoHyphens w:val="0"/>
              <w:spacing w:before="280" w:after="100" w:afterAutospacing="1" w:line="360" w:lineRule="auto"/>
              <w:ind w:left="80"/>
              <w:rPr>
                <w:ins w:id="139" w:author="Ayo Kupoluyi" w:date="2024-09-15T13:31:00Z" w16du:dateUtc="2024-09-15T12:31:00Z"/>
                <w:rFonts w:ascii="Times New Roman" w:eastAsia="Times New Roman" w:hAnsi="Times New Roman" w:cs="Times New Roman"/>
                <w:color w:val="auto"/>
                <w:lang w:val="en"/>
              </w:rPr>
            </w:pPr>
            <w:ins w:id="140" w:author="Ayo Kupoluyi" w:date="2024-09-15T13:31:00Z" w16du:dateUtc="2024-09-15T12:31:00Z">
              <w:r w:rsidRPr="00203516">
                <w:rPr>
                  <w:rFonts w:ascii="Times New Roman" w:eastAsia="Times New Roman" w:hAnsi="Times New Roman" w:cs="Times New Roman"/>
                  <w:color w:val="auto"/>
                  <w:lang w:val="en"/>
                </w:rPr>
                <w:t>97.54%</w:t>
              </w:r>
            </w:ins>
          </w:p>
        </w:tc>
      </w:tr>
      <w:tr w:rsidR="00203516" w:rsidRPr="00203516" w14:paraId="4ED64241" w14:textId="77777777" w:rsidTr="00AC11E2">
        <w:tc>
          <w:tcPr>
            <w:tcW w:w="1890" w:type="dxa"/>
          </w:tcPr>
          <w:p w14:paraId="3263344D" w14:textId="77777777" w:rsidR="00203516" w:rsidRPr="00203516" w:rsidRDefault="00203516" w:rsidP="00203516">
            <w:pPr>
              <w:tabs>
                <w:tab w:val="clear" w:pos="720"/>
              </w:tabs>
              <w:suppressAutoHyphens w:val="0"/>
              <w:spacing w:before="280" w:after="100" w:afterAutospacing="1" w:line="360" w:lineRule="auto"/>
              <w:ind w:left="80"/>
              <w:rPr>
                <w:ins w:id="141" w:author="Ayo Kupoluyi" w:date="2024-09-15T13:31:00Z" w16du:dateUtc="2024-09-15T12:31:00Z"/>
                <w:rFonts w:ascii="Times New Roman" w:eastAsia="Times New Roman" w:hAnsi="Times New Roman" w:cs="Times New Roman"/>
                <w:color w:val="auto"/>
                <w:lang w:val="en"/>
              </w:rPr>
            </w:pPr>
            <w:ins w:id="142" w:author="Ayo Kupoluyi" w:date="2024-09-15T13:31:00Z" w16du:dateUtc="2024-09-15T12:31:00Z">
              <w:r w:rsidRPr="00203516">
                <w:rPr>
                  <w:rFonts w:ascii="Times New Roman" w:eastAsia="Times New Roman" w:hAnsi="Times New Roman" w:cs="Times New Roman"/>
                  <w:color w:val="auto"/>
                  <w:lang w:val="en"/>
                </w:rPr>
                <w:t>LR</w:t>
              </w:r>
            </w:ins>
          </w:p>
        </w:tc>
        <w:tc>
          <w:tcPr>
            <w:tcW w:w="1440" w:type="dxa"/>
          </w:tcPr>
          <w:p w14:paraId="22DA3D8C" w14:textId="77777777" w:rsidR="00203516" w:rsidRPr="00203516" w:rsidRDefault="00203516" w:rsidP="00203516">
            <w:pPr>
              <w:tabs>
                <w:tab w:val="clear" w:pos="720"/>
              </w:tabs>
              <w:suppressAutoHyphens w:val="0"/>
              <w:spacing w:before="280" w:after="100" w:afterAutospacing="1" w:line="360" w:lineRule="auto"/>
              <w:ind w:left="80"/>
              <w:rPr>
                <w:ins w:id="143" w:author="Ayo Kupoluyi" w:date="2024-09-15T13:31:00Z" w16du:dateUtc="2024-09-15T12:31:00Z"/>
                <w:rFonts w:ascii="Times New Roman" w:eastAsia="Times New Roman" w:hAnsi="Times New Roman" w:cs="Times New Roman"/>
                <w:color w:val="auto"/>
                <w:lang w:val="en"/>
              </w:rPr>
            </w:pPr>
            <w:ins w:id="144" w:author="Ayo Kupoluyi" w:date="2024-09-15T13:31:00Z" w16du:dateUtc="2024-09-15T12:31:00Z">
              <w:r w:rsidRPr="00203516">
                <w:rPr>
                  <w:rFonts w:ascii="Times New Roman" w:eastAsia="Times New Roman" w:hAnsi="Times New Roman" w:cs="Times New Roman"/>
                  <w:color w:val="auto"/>
                  <w:lang w:val="en"/>
                </w:rPr>
                <w:t>97.21%</w:t>
              </w:r>
            </w:ins>
          </w:p>
        </w:tc>
        <w:tc>
          <w:tcPr>
            <w:tcW w:w="1350" w:type="dxa"/>
          </w:tcPr>
          <w:p w14:paraId="2977F9F4" w14:textId="77777777" w:rsidR="00203516" w:rsidRPr="00203516" w:rsidRDefault="00203516" w:rsidP="00203516">
            <w:pPr>
              <w:tabs>
                <w:tab w:val="clear" w:pos="720"/>
              </w:tabs>
              <w:suppressAutoHyphens w:val="0"/>
              <w:spacing w:before="280" w:after="100" w:afterAutospacing="1" w:line="360" w:lineRule="auto"/>
              <w:ind w:left="80"/>
              <w:rPr>
                <w:ins w:id="145" w:author="Ayo Kupoluyi" w:date="2024-09-15T13:31:00Z" w16du:dateUtc="2024-09-15T12:31:00Z"/>
                <w:rFonts w:ascii="Times New Roman" w:eastAsia="Times New Roman" w:hAnsi="Times New Roman" w:cs="Times New Roman"/>
                <w:color w:val="auto"/>
                <w:lang w:val="en"/>
              </w:rPr>
            </w:pPr>
            <w:ins w:id="146" w:author="Ayo Kupoluyi" w:date="2024-09-15T13:31:00Z" w16du:dateUtc="2024-09-15T12:31:00Z">
              <w:r w:rsidRPr="00203516">
                <w:rPr>
                  <w:rFonts w:ascii="Times New Roman" w:eastAsia="Times New Roman" w:hAnsi="Times New Roman" w:cs="Times New Roman"/>
                  <w:color w:val="auto"/>
                  <w:lang w:val="en"/>
                </w:rPr>
                <w:t>94.67%</w:t>
              </w:r>
            </w:ins>
          </w:p>
        </w:tc>
        <w:tc>
          <w:tcPr>
            <w:tcW w:w="1149" w:type="dxa"/>
          </w:tcPr>
          <w:p w14:paraId="7ABCD42A" w14:textId="77777777" w:rsidR="00203516" w:rsidRPr="00203516" w:rsidRDefault="00203516" w:rsidP="00203516">
            <w:pPr>
              <w:tabs>
                <w:tab w:val="clear" w:pos="720"/>
              </w:tabs>
              <w:suppressAutoHyphens w:val="0"/>
              <w:spacing w:before="280" w:after="100" w:afterAutospacing="1" w:line="360" w:lineRule="auto"/>
              <w:ind w:left="80"/>
              <w:rPr>
                <w:ins w:id="147" w:author="Ayo Kupoluyi" w:date="2024-09-15T13:31:00Z" w16du:dateUtc="2024-09-15T12:31:00Z"/>
                <w:rFonts w:ascii="Times New Roman" w:eastAsia="Times New Roman" w:hAnsi="Times New Roman" w:cs="Times New Roman"/>
                <w:color w:val="auto"/>
                <w:lang w:val="en"/>
              </w:rPr>
            </w:pPr>
            <w:ins w:id="148" w:author="Ayo Kupoluyi" w:date="2024-09-15T13:31:00Z" w16du:dateUtc="2024-09-15T12:31:00Z">
              <w:r w:rsidRPr="00203516">
                <w:rPr>
                  <w:rFonts w:ascii="Times New Roman" w:eastAsia="Times New Roman" w:hAnsi="Times New Roman" w:cs="Times New Roman"/>
                  <w:color w:val="auto"/>
                  <w:lang w:val="en"/>
                </w:rPr>
                <w:t>97.12%</w:t>
              </w:r>
            </w:ins>
          </w:p>
        </w:tc>
        <w:tc>
          <w:tcPr>
            <w:tcW w:w="1283" w:type="dxa"/>
          </w:tcPr>
          <w:p w14:paraId="392436E2" w14:textId="77777777" w:rsidR="00203516" w:rsidRPr="00203516" w:rsidRDefault="00203516" w:rsidP="00203516">
            <w:pPr>
              <w:tabs>
                <w:tab w:val="clear" w:pos="720"/>
              </w:tabs>
              <w:suppressAutoHyphens w:val="0"/>
              <w:spacing w:before="280" w:after="100" w:afterAutospacing="1" w:line="360" w:lineRule="auto"/>
              <w:ind w:left="80"/>
              <w:rPr>
                <w:ins w:id="149" w:author="Ayo Kupoluyi" w:date="2024-09-15T13:31:00Z" w16du:dateUtc="2024-09-15T12:31:00Z"/>
                <w:rFonts w:ascii="Times New Roman" w:eastAsia="Times New Roman" w:hAnsi="Times New Roman" w:cs="Times New Roman"/>
                <w:color w:val="auto"/>
                <w:lang w:val="en"/>
              </w:rPr>
            </w:pPr>
            <w:ins w:id="150" w:author="Ayo Kupoluyi" w:date="2024-09-15T13:31:00Z" w16du:dateUtc="2024-09-15T12:31:00Z">
              <w:r w:rsidRPr="00203516">
                <w:rPr>
                  <w:rFonts w:ascii="Times New Roman" w:eastAsia="Times New Roman" w:hAnsi="Times New Roman" w:cs="Times New Roman"/>
                  <w:color w:val="auto"/>
                  <w:lang w:val="en"/>
                </w:rPr>
                <w:t>99.87%</w:t>
              </w:r>
            </w:ins>
          </w:p>
        </w:tc>
        <w:tc>
          <w:tcPr>
            <w:tcW w:w="1168" w:type="dxa"/>
          </w:tcPr>
          <w:p w14:paraId="3D5A5E09" w14:textId="77777777" w:rsidR="00203516" w:rsidRPr="00203516" w:rsidRDefault="00203516" w:rsidP="00203516">
            <w:pPr>
              <w:tabs>
                <w:tab w:val="clear" w:pos="720"/>
              </w:tabs>
              <w:suppressAutoHyphens w:val="0"/>
              <w:spacing w:before="280" w:after="100" w:afterAutospacing="1" w:line="360" w:lineRule="auto"/>
              <w:ind w:left="80"/>
              <w:rPr>
                <w:ins w:id="151" w:author="Ayo Kupoluyi" w:date="2024-09-15T13:31:00Z" w16du:dateUtc="2024-09-15T12:31:00Z"/>
                <w:rFonts w:ascii="Times New Roman" w:eastAsia="Times New Roman" w:hAnsi="Times New Roman" w:cs="Times New Roman"/>
                <w:color w:val="auto"/>
                <w:lang w:val="en"/>
              </w:rPr>
            </w:pPr>
            <w:ins w:id="152" w:author="Ayo Kupoluyi" w:date="2024-09-15T13:31:00Z" w16du:dateUtc="2024-09-15T12:31:00Z">
              <w:r w:rsidRPr="00203516">
                <w:rPr>
                  <w:rFonts w:ascii="Times New Roman" w:eastAsia="Times New Roman" w:hAnsi="Times New Roman" w:cs="Times New Roman"/>
                  <w:color w:val="auto"/>
                  <w:lang w:val="en"/>
                </w:rPr>
                <w:t>95.85%</w:t>
              </w:r>
            </w:ins>
          </w:p>
        </w:tc>
      </w:tr>
      <w:tr w:rsidR="00203516" w:rsidRPr="00203516" w14:paraId="13581B29" w14:textId="77777777" w:rsidTr="00AC11E2">
        <w:tc>
          <w:tcPr>
            <w:tcW w:w="1890" w:type="dxa"/>
          </w:tcPr>
          <w:p w14:paraId="0CB8A04B" w14:textId="77777777" w:rsidR="00203516" w:rsidRPr="00203516" w:rsidRDefault="00203516" w:rsidP="00203516">
            <w:pPr>
              <w:tabs>
                <w:tab w:val="clear" w:pos="720"/>
              </w:tabs>
              <w:suppressAutoHyphens w:val="0"/>
              <w:spacing w:before="280" w:after="100" w:afterAutospacing="1" w:line="360" w:lineRule="auto"/>
              <w:ind w:left="80"/>
              <w:rPr>
                <w:ins w:id="153" w:author="Ayo Kupoluyi" w:date="2024-09-15T13:31:00Z" w16du:dateUtc="2024-09-15T12:31:00Z"/>
                <w:rFonts w:ascii="Times New Roman" w:eastAsia="Times New Roman" w:hAnsi="Times New Roman" w:cs="Times New Roman"/>
                <w:color w:val="auto"/>
                <w:lang w:val="en"/>
              </w:rPr>
            </w:pPr>
            <w:ins w:id="154" w:author="Ayo Kupoluyi" w:date="2024-09-15T13:31:00Z" w16du:dateUtc="2024-09-15T12:31:00Z">
              <w:r w:rsidRPr="00203516">
                <w:rPr>
                  <w:rFonts w:ascii="Times New Roman" w:eastAsia="Times New Roman" w:hAnsi="Times New Roman" w:cs="Times New Roman"/>
                  <w:color w:val="auto"/>
                  <w:lang w:val="en"/>
                </w:rPr>
                <w:t>SVM</w:t>
              </w:r>
            </w:ins>
          </w:p>
        </w:tc>
        <w:tc>
          <w:tcPr>
            <w:tcW w:w="1440" w:type="dxa"/>
          </w:tcPr>
          <w:p w14:paraId="21EA0735" w14:textId="77777777" w:rsidR="00203516" w:rsidRPr="00203516" w:rsidRDefault="00203516" w:rsidP="00203516">
            <w:pPr>
              <w:tabs>
                <w:tab w:val="clear" w:pos="720"/>
              </w:tabs>
              <w:suppressAutoHyphens w:val="0"/>
              <w:spacing w:before="280" w:after="100" w:afterAutospacing="1" w:line="360" w:lineRule="auto"/>
              <w:ind w:left="80"/>
              <w:rPr>
                <w:ins w:id="155" w:author="Ayo Kupoluyi" w:date="2024-09-15T13:31:00Z" w16du:dateUtc="2024-09-15T12:31:00Z"/>
                <w:rFonts w:ascii="Times New Roman" w:eastAsia="Times New Roman" w:hAnsi="Times New Roman" w:cs="Times New Roman"/>
                <w:color w:val="auto"/>
                <w:lang w:val="en"/>
              </w:rPr>
            </w:pPr>
            <w:ins w:id="156" w:author="Ayo Kupoluyi" w:date="2024-09-15T13:31:00Z" w16du:dateUtc="2024-09-15T12:31:00Z">
              <w:r w:rsidRPr="00203516">
                <w:rPr>
                  <w:rFonts w:ascii="Times New Roman" w:eastAsia="Times New Roman" w:hAnsi="Times New Roman" w:cs="Times New Roman"/>
                  <w:color w:val="auto"/>
                  <w:lang w:val="en"/>
                </w:rPr>
                <w:t>97.84%</w:t>
              </w:r>
            </w:ins>
          </w:p>
        </w:tc>
        <w:tc>
          <w:tcPr>
            <w:tcW w:w="1350" w:type="dxa"/>
          </w:tcPr>
          <w:p w14:paraId="2A234B4E" w14:textId="77777777" w:rsidR="00203516" w:rsidRPr="00203516" w:rsidRDefault="00203516" w:rsidP="00203516">
            <w:pPr>
              <w:tabs>
                <w:tab w:val="clear" w:pos="720"/>
              </w:tabs>
              <w:suppressAutoHyphens w:val="0"/>
              <w:spacing w:before="280" w:after="100" w:afterAutospacing="1" w:line="360" w:lineRule="auto"/>
              <w:ind w:left="80"/>
              <w:rPr>
                <w:ins w:id="157" w:author="Ayo Kupoluyi" w:date="2024-09-15T13:31:00Z" w16du:dateUtc="2024-09-15T12:31:00Z"/>
                <w:rFonts w:ascii="Times New Roman" w:eastAsia="Times New Roman" w:hAnsi="Times New Roman" w:cs="Times New Roman"/>
                <w:color w:val="auto"/>
                <w:lang w:val="en"/>
              </w:rPr>
            </w:pPr>
            <w:ins w:id="158" w:author="Ayo Kupoluyi" w:date="2024-09-15T13:31:00Z" w16du:dateUtc="2024-09-15T12:31:00Z">
              <w:r w:rsidRPr="00203516">
                <w:rPr>
                  <w:rFonts w:ascii="Times New Roman" w:eastAsia="Times New Roman" w:hAnsi="Times New Roman" w:cs="Times New Roman"/>
                  <w:color w:val="auto"/>
                  <w:lang w:val="en"/>
                </w:rPr>
                <w:t>96.49%</w:t>
              </w:r>
            </w:ins>
          </w:p>
        </w:tc>
        <w:tc>
          <w:tcPr>
            <w:tcW w:w="1149" w:type="dxa"/>
          </w:tcPr>
          <w:p w14:paraId="270CBB04" w14:textId="77777777" w:rsidR="00203516" w:rsidRPr="00203516" w:rsidRDefault="00203516" w:rsidP="00203516">
            <w:pPr>
              <w:tabs>
                <w:tab w:val="clear" w:pos="720"/>
              </w:tabs>
              <w:suppressAutoHyphens w:val="0"/>
              <w:spacing w:before="280" w:after="100" w:afterAutospacing="1" w:line="360" w:lineRule="auto"/>
              <w:ind w:left="80"/>
              <w:rPr>
                <w:ins w:id="159" w:author="Ayo Kupoluyi" w:date="2024-09-15T13:31:00Z" w16du:dateUtc="2024-09-15T12:31:00Z"/>
                <w:rFonts w:ascii="Times New Roman" w:eastAsia="Times New Roman" w:hAnsi="Times New Roman" w:cs="Times New Roman"/>
                <w:color w:val="auto"/>
                <w:lang w:val="en"/>
              </w:rPr>
            </w:pPr>
            <w:ins w:id="160" w:author="Ayo Kupoluyi" w:date="2024-09-15T13:31:00Z" w16du:dateUtc="2024-09-15T12:31:00Z">
              <w:r w:rsidRPr="00203516">
                <w:rPr>
                  <w:rFonts w:ascii="Times New Roman" w:eastAsia="Times New Roman" w:hAnsi="Times New Roman" w:cs="Times New Roman"/>
                  <w:color w:val="auto"/>
                  <w:lang w:val="en"/>
                </w:rPr>
                <w:t>97.84%</w:t>
              </w:r>
            </w:ins>
          </w:p>
        </w:tc>
        <w:tc>
          <w:tcPr>
            <w:tcW w:w="1283" w:type="dxa"/>
          </w:tcPr>
          <w:p w14:paraId="2E6F4D77" w14:textId="77777777" w:rsidR="00203516" w:rsidRPr="00203516" w:rsidRDefault="00203516" w:rsidP="00203516">
            <w:pPr>
              <w:tabs>
                <w:tab w:val="clear" w:pos="720"/>
              </w:tabs>
              <w:suppressAutoHyphens w:val="0"/>
              <w:spacing w:before="280" w:after="100" w:afterAutospacing="1" w:line="360" w:lineRule="auto"/>
              <w:ind w:left="80"/>
              <w:rPr>
                <w:ins w:id="161" w:author="Ayo Kupoluyi" w:date="2024-09-15T13:31:00Z" w16du:dateUtc="2024-09-15T12:31:00Z"/>
                <w:rFonts w:ascii="Times New Roman" w:eastAsia="Times New Roman" w:hAnsi="Times New Roman" w:cs="Times New Roman"/>
                <w:color w:val="auto"/>
                <w:lang w:val="en"/>
              </w:rPr>
            </w:pPr>
            <w:ins w:id="162" w:author="Ayo Kupoluyi" w:date="2024-09-15T13:31:00Z" w16du:dateUtc="2024-09-15T12:31:00Z">
              <w:r w:rsidRPr="00203516">
                <w:rPr>
                  <w:rFonts w:ascii="Times New Roman" w:eastAsia="Times New Roman" w:hAnsi="Times New Roman" w:cs="Times New Roman"/>
                  <w:color w:val="auto"/>
                  <w:lang w:val="en"/>
                </w:rPr>
                <w:t>99.90%</w:t>
              </w:r>
            </w:ins>
          </w:p>
        </w:tc>
        <w:tc>
          <w:tcPr>
            <w:tcW w:w="1168" w:type="dxa"/>
          </w:tcPr>
          <w:p w14:paraId="7EFB8CDE" w14:textId="77777777" w:rsidR="00203516" w:rsidRPr="00203516" w:rsidRDefault="00203516" w:rsidP="00203516">
            <w:pPr>
              <w:tabs>
                <w:tab w:val="clear" w:pos="720"/>
              </w:tabs>
              <w:suppressAutoHyphens w:val="0"/>
              <w:spacing w:before="280" w:after="100" w:afterAutospacing="1" w:line="360" w:lineRule="auto"/>
              <w:ind w:left="80"/>
              <w:rPr>
                <w:ins w:id="163" w:author="Ayo Kupoluyi" w:date="2024-09-15T13:31:00Z" w16du:dateUtc="2024-09-15T12:31:00Z"/>
                <w:rFonts w:ascii="Times New Roman" w:eastAsia="Times New Roman" w:hAnsi="Times New Roman" w:cs="Times New Roman"/>
                <w:color w:val="auto"/>
                <w:lang w:val="en"/>
              </w:rPr>
            </w:pPr>
            <w:ins w:id="164" w:author="Ayo Kupoluyi" w:date="2024-09-15T13:31:00Z" w16du:dateUtc="2024-09-15T12:31:00Z">
              <w:r w:rsidRPr="00203516">
                <w:rPr>
                  <w:rFonts w:ascii="Times New Roman" w:eastAsia="Times New Roman" w:hAnsi="Times New Roman" w:cs="Times New Roman"/>
                  <w:color w:val="auto"/>
                  <w:lang w:val="en"/>
                </w:rPr>
                <w:t>97.10%</w:t>
              </w:r>
            </w:ins>
          </w:p>
        </w:tc>
      </w:tr>
      <w:tr w:rsidR="00203516" w:rsidRPr="00203516" w14:paraId="2BBB8F4A" w14:textId="77777777" w:rsidTr="00AC11E2">
        <w:tc>
          <w:tcPr>
            <w:tcW w:w="1890" w:type="dxa"/>
          </w:tcPr>
          <w:p w14:paraId="3616A6C6" w14:textId="77777777" w:rsidR="00203516" w:rsidRPr="00203516" w:rsidRDefault="00203516" w:rsidP="00203516">
            <w:pPr>
              <w:tabs>
                <w:tab w:val="clear" w:pos="720"/>
              </w:tabs>
              <w:suppressAutoHyphens w:val="0"/>
              <w:spacing w:before="280" w:after="100" w:afterAutospacing="1" w:line="360" w:lineRule="auto"/>
              <w:ind w:left="80"/>
              <w:rPr>
                <w:ins w:id="165" w:author="Ayo Kupoluyi" w:date="2024-09-15T13:31:00Z" w16du:dateUtc="2024-09-15T12:31:00Z"/>
                <w:rFonts w:ascii="Times New Roman" w:eastAsia="Times New Roman" w:hAnsi="Times New Roman" w:cs="Times New Roman"/>
                <w:color w:val="auto"/>
                <w:lang w:val="en"/>
              </w:rPr>
            </w:pPr>
            <w:ins w:id="166" w:author="Ayo Kupoluyi" w:date="2024-09-15T13:31:00Z" w16du:dateUtc="2024-09-15T12:31:00Z">
              <w:r w:rsidRPr="00203516">
                <w:rPr>
                  <w:rFonts w:ascii="Times New Roman" w:eastAsia="Times New Roman" w:hAnsi="Times New Roman" w:cs="Times New Roman"/>
                  <w:color w:val="auto"/>
                  <w:lang w:val="en"/>
                </w:rPr>
                <w:t>Ensemble Model</w:t>
              </w:r>
            </w:ins>
          </w:p>
        </w:tc>
        <w:tc>
          <w:tcPr>
            <w:tcW w:w="1440" w:type="dxa"/>
          </w:tcPr>
          <w:p w14:paraId="1E08BA38" w14:textId="77777777" w:rsidR="00203516" w:rsidRPr="00203516" w:rsidRDefault="00203516" w:rsidP="00203516">
            <w:pPr>
              <w:tabs>
                <w:tab w:val="clear" w:pos="720"/>
              </w:tabs>
              <w:suppressAutoHyphens w:val="0"/>
              <w:spacing w:before="280" w:after="100" w:afterAutospacing="1" w:line="360" w:lineRule="auto"/>
              <w:ind w:left="80"/>
              <w:rPr>
                <w:ins w:id="167" w:author="Ayo Kupoluyi" w:date="2024-09-15T13:31:00Z" w16du:dateUtc="2024-09-15T12:31:00Z"/>
                <w:rFonts w:ascii="Times New Roman" w:eastAsia="Times New Roman" w:hAnsi="Times New Roman" w:cs="Times New Roman"/>
                <w:color w:val="auto"/>
                <w:lang w:val="en"/>
              </w:rPr>
            </w:pPr>
            <w:ins w:id="168" w:author="Ayo Kupoluyi" w:date="2024-09-15T13:31:00Z" w16du:dateUtc="2024-09-15T12:31:00Z">
              <w:r w:rsidRPr="00203516">
                <w:rPr>
                  <w:rFonts w:ascii="Times New Roman" w:eastAsia="Times New Roman" w:hAnsi="Times New Roman" w:cs="Times New Roman"/>
                  <w:color w:val="auto"/>
                  <w:lang w:val="en"/>
                </w:rPr>
                <w:t>97.92%</w:t>
              </w:r>
            </w:ins>
          </w:p>
        </w:tc>
        <w:tc>
          <w:tcPr>
            <w:tcW w:w="1350" w:type="dxa"/>
          </w:tcPr>
          <w:p w14:paraId="4FDCCA56" w14:textId="77777777" w:rsidR="00203516" w:rsidRPr="00203516" w:rsidRDefault="00203516" w:rsidP="00203516">
            <w:pPr>
              <w:tabs>
                <w:tab w:val="clear" w:pos="720"/>
              </w:tabs>
              <w:suppressAutoHyphens w:val="0"/>
              <w:spacing w:before="280" w:after="100" w:afterAutospacing="1" w:line="360" w:lineRule="auto"/>
              <w:ind w:left="80"/>
              <w:rPr>
                <w:ins w:id="169" w:author="Ayo Kupoluyi" w:date="2024-09-15T13:31:00Z" w16du:dateUtc="2024-09-15T12:31:00Z"/>
                <w:rFonts w:ascii="Times New Roman" w:eastAsia="Times New Roman" w:hAnsi="Times New Roman" w:cs="Times New Roman"/>
                <w:color w:val="auto"/>
                <w:lang w:val="en"/>
              </w:rPr>
            </w:pPr>
            <w:ins w:id="170" w:author="Ayo Kupoluyi" w:date="2024-09-15T13:31:00Z" w16du:dateUtc="2024-09-15T12:31:00Z">
              <w:r w:rsidRPr="00203516">
                <w:rPr>
                  <w:rFonts w:ascii="Times New Roman" w:eastAsia="Times New Roman" w:hAnsi="Times New Roman" w:cs="Times New Roman"/>
                  <w:color w:val="auto"/>
                  <w:lang w:val="en"/>
                </w:rPr>
                <w:t>96.39%</w:t>
              </w:r>
            </w:ins>
          </w:p>
        </w:tc>
        <w:tc>
          <w:tcPr>
            <w:tcW w:w="1149" w:type="dxa"/>
          </w:tcPr>
          <w:p w14:paraId="644B36D5" w14:textId="77777777" w:rsidR="00203516" w:rsidRPr="00203516" w:rsidRDefault="00203516" w:rsidP="00203516">
            <w:pPr>
              <w:tabs>
                <w:tab w:val="clear" w:pos="720"/>
              </w:tabs>
              <w:suppressAutoHyphens w:val="0"/>
              <w:spacing w:before="280" w:after="100" w:afterAutospacing="1" w:line="360" w:lineRule="auto"/>
              <w:ind w:left="80"/>
              <w:rPr>
                <w:ins w:id="171" w:author="Ayo Kupoluyi" w:date="2024-09-15T13:31:00Z" w16du:dateUtc="2024-09-15T12:31:00Z"/>
                <w:rFonts w:ascii="Times New Roman" w:eastAsia="Times New Roman" w:hAnsi="Times New Roman" w:cs="Times New Roman"/>
                <w:color w:val="auto"/>
                <w:lang w:val="en"/>
              </w:rPr>
            </w:pPr>
            <w:ins w:id="172" w:author="Ayo Kupoluyi" w:date="2024-09-15T13:31:00Z" w16du:dateUtc="2024-09-15T12:31:00Z">
              <w:r w:rsidRPr="00203516">
                <w:rPr>
                  <w:rFonts w:ascii="Times New Roman" w:eastAsia="Times New Roman" w:hAnsi="Times New Roman" w:cs="Times New Roman"/>
                  <w:color w:val="auto"/>
                  <w:lang w:val="en"/>
                </w:rPr>
                <w:t>97.93%</w:t>
              </w:r>
            </w:ins>
          </w:p>
        </w:tc>
        <w:tc>
          <w:tcPr>
            <w:tcW w:w="1283" w:type="dxa"/>
          </w:tcPr>
          <w:p w14:paraId="3483714E" w14:textId="77777777" w:rsidR="00203516" w:rsidRPr="00203516" w:rsidRDefault="00203516" w:rsidP="00203516">
            <w:pPr>
              <w:tabs>
                <w:tab w:val="clear" w:pos="720"/>
              </w:tabs>
              <w:suppressAutoHyphens w:val="0"/>
              <w:spacing w:before="280" w:after="100" w:afterAutospacing="1" w:line="360" w:lineRule="auto"/>
              <w:ind w:left="80"/>
              <w:rPr>
                <w:ins w:id="173" w:author="Ayo Kupoluyi" w:date="2024-09-15T13:31:00Z" w16du:dateUtc="2024-09-15T12:31:00Z"/>
                <w:rFonts w:ascii="Times New Roman" w:eastAsia="Times New Roman" w:hAnsi="Times New Roman" w:cs="Times New Roman"/>
                <w:color w:val="auto"/>
                <w:lang w:val="en"/>
              </w:rPr>
            </w:pPr>
            <w:ins w:id="174" w:author="Ayo Kupoluyi" w:date="2024-09-15T13:31:00Z" w16du:dateUtc="2024-09-15T12:31:00Z">
              <w:r w:rsidRPr="00203516">
                <w:rPr>
                  <w:rFonts w:ascii="Times New Roman" w:eastAsia="Times New Roman" w:hAnsi="Times New Roman" w:cs="Times New Roman"/>
                  <w:color w:val="auto"/>
                  <w:lang w:val="en"/>
                </w:rPr>
                <w:t>99.90%</w:t>
              </w:r>
            </w:ins>
          </w:p>
        </w:tc>
        <w:tc>
          <w:tcPr>
            <w:tcW w:w="1168" w:type="dxa"/>
          </w:tcPr>
          <w:p w14:paraId="319E94B4" w14:textId="77777777" w:rsidR="00203516" w:rsidRPr="00203516" w:rsidRDefault="00203516" w:rsidP="00203516">
            <w:pPr>
              <w:tabs>
                <w:tab w:val="clear" w:pos="720"/>
              </w:tabs>
              <w:suppressAutoHyphens w:val="0"/>
              <w:spacing w:before="280" w:after="100" w:afterAutospacing="1" w:line="360" w:lineRule="auto"/>
              <w:ind w:left="80"/>
              <w:rPr>
                <w:ins w:id="175" w:author="Ayo Kupoluyi" w:date="2024-09-15T13:31:00Z" w16du:dateUtc="2024-09-15T12:31:00Z"/>
                <w:rFonts w:ascii="Times New Roman" w:eastAsia="Times New Roman" w:hAnsi="Times New Roman" w:cs="Times New Roman"/>
                <w:color w:val="auto"/>
                <w:lang w:val="en"/>
              </w:rPr>
            </w:pPr>
            <w:ins w:id="176" w:author="Ayo Kupoluyi" w:date="2024-09-15T13:31:00Z" w16du:dateUtc="2024-09-15T12:31:00Z">
              <w:r w:rsidRPr="00203516">
                <w:rPr>
                  <w:rFonts w:ascii="Times New Roman" w:eastAsia="Times New Roman" w:hAnsi="Times New Roman" w:cs="Times New Roman"/>
                  <w:color w:val="auto"/>
                  <w:lang w:val="en"/>
                </w:rPr>
                <w:t>97.10%</w:t>
              </w:r>
            </w:ins>
          </w:p>
        </w:tc>
      </w:tr>
    </w:tbl>
    <w:p w14:paraId="5574D1D0" w14:textId="77777777" w:rsidR="00203516" w:rsidRPr="00203516" w:rsidRDefault="00203516" w:rsidP="00203516">
      <w:pPr>
        <w:tabs>
          <w:tab w:val="clear" w:pos="720"/>
        </w:tabs>
        <w:suppressAutoHyphens w:val="0"/>
        <w:spacing w:before="280" w:after="100" w:afterAutospacing="1" w:line="360" w:lineRule="auto"/>
        <w:ind w:left="1440" w:firstLine="720"/>
        <w:rPr>
          <w:rFonts w:ascii="Times New Roman" w:eastAsia="Times New Roman" w:hAnsi="Times New Roman" w:cs="Times New Roman"/>
          <w:color w:val="auto"/>
          <w:sz w:val="24"/>
          <w:szCs w:val="24"/>
          <w:lang w:val="en"/>
        </w:rPr>
      </w:pPr>
    </w:p>
    <w:p w14:paraId="7DA200C9" w14:textId="77777777" w:rsidR="00203516" w:rsidRPr="00203516" w:rsidRDefault="00203516" w:rsidP="00203516">
      <w:pPr>
        <w:tabs>
          <w:tab w:val="clear" w:pos="720"/>
        </w:tabs>
        <w:suppressAutoHyphens w:val="0"/>
        <w:spacing w:before="280" w:after="100" w:afterAutospacing="1" w:line="360" w:lineRule="auto"/>
        <w:ind w:left="1440" w:firstLine="720"/>
        <w:rPr>
          <w:rFonts w:ascii="Times New Roman" w:eastAsia="Times New Roman" w:hAnsi="Times New Roman" w:cs="Times New Roman"/>
          <w:color w:val="auto"/>
          <w:sz w:val="24"/>
          <w:szCs w:val="24"/>
          <w:lang w:val="en"/>
        </w:rPr>
      </w:pPr>
    </w:p>
    <w:p w14:paraId="4B051242" w14:textId="77777777" w:rsidR="00203516" w:rsidRPr="00203516" w:rsidRDefault="00203516" w:rsidP="00203516">
      <w:pPr>
        <w:tabs>
          <w:tab w:val="clear" w:pos="720"/>
        </w:tabs>
        <w:suppressAutoHyphens w:val="0"/>
        <w:spacing w:before="280" w:after="100" w:afterAutospacing="1" w:line="360" w:lineRule="auto"/>
        <w:ind w:left="1440" w:firstLine="720"/>
        <w:rPr>
          <w:ins w:id="177" w:author="Ayo Kupoluyi" w:date="2024-09-15T13:31:00Z" w16du:dateUtc="2024-09-15T12:31:00Z"/>
          <w:rFonts w:ascii="Times New Roman" w:eastAsia="Times New Roman" w:hAnsi="Times New Roman" w:cs="Times New Roman"/>
          <w:color w:val="auto"/>
          <w:sz w:val="24"/>
          <w:szCs w:val="24"/>
          <w:lang w:val="en"/>
        </w:rPr>
      </w:pPr>
      <w:ins w:id="178" w:author="Ayo Kupoluyi" w:date="2024-09-15T13:31:00Z" w16du:dateUtc="2024-09-15T12:31:00Z">
        <w:r w:rsidRPr="00203516">
          <w:rPr>
            <w:rFonts w:ascii="Times New Roman" w:eastAsia="Times New Roman" w:hAnsi="Times New Roman" w:cs="Times New Roman"/>
            <w:noProof/>
            <w:color w:val="auto"/>
            <w:sz w:val="24"/>
            <w:szCs w:val="24"/>
            <w:lang w:val="en"/>
          </w:rPr>
          <w:drawing>
            <wp:anchor distT="0" distB="0" distL="114300" distR="114300" simplePos="0" relativeHeight="251674624" behindDoc="1" locked="0" layoutInCell="1" allowOverlap="1" wp14:anchorId="31B5586C" wp14:editId="150DEE7E">
              <wp:simplePos x="0" y="0"/>
              <wp:positionH relativeFrom="column">
                <wp:posOffset>337820</wp:posOffset>
              </wp:positionH>
              <wp:positionV relativeFrom="paragraph">
                <wp:posOffset>15240</wp:posOffset>
              </wp:positionV>
              <wp:extent cx="5789930" cy="2857500"/>
              <wp:effectExtent l="0" t="0" r="1270" b="0"/>
              <wp:wrapTight wrapText="bothSides">
                <wp:wrapPolygon edited="0">
                  <wp:start x="0" y="0"/>
                  <wp:lineTo x="0" y="21456"/>
                  <wp:lineTo x="21534" y="21456"/>
                  <wp:lineTo x="21534" y="0"/>
                  <wp:lineTo x="0" y="0"/>
                </wp:wrapPolygon>
              </wp:wrapTight>
              <wp:docPr id="144489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288" name=""/>
                      <pic:cNvPicPr/>
                    </pic:nvPicPr>
                    <pic:blipFill rotWithShape="1">
                      <a:blip r:embed="rId14" cstate="print">
                        <a:extLst>
                          <a:ext uri="{28A0092B-C50C-407E-A947-70E740481C1C}">
                            <a14:useLocalDpi xmlns:a14="http://schemas.microsoft.com/office/drawing/2010/main" val="0"/>
                          </a:ext>
                        </a:extLst>
                      </a:blip>
                      <a:srcRect t="3225"/>
                      <a:stretch/>
                    </pic:blipFill>
                    <pic:spPr bwMode="auto">
                      <a:xfrm>
                        <a:off x="0" y="0"/>
                        <a:ext cx="5789930" cy="285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3516">
          <w:rPr>
            <w:rFonts w:ascii="Times New Roman" w:eastAsia="Times New Roman" w:hAnsi="Times New Roman" w:cs="Times New Roman"/>
            <w:color w:val="auto"/>
            <w:sz w:val="24"/>
            <w:szCs w:val="24"/>
            <w:lang w:val="en"/>
          </w:rPr>
          <w:t>Figure 4.1: Line Graph of Performance Metrics Comparison</w:t>
        </w:r>
      </w:ins>
    </w:p>
    <w:p w14:paraId="1C9A55E8"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67DE5648"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57A1006A"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p>
    <w:p w14:paraId="5699D0CD"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lastRenderedPageBreak/>
        <w:t>Support Vector Machine has the second best result from the ensemble module while the Logistic Regression has the least result but all the three model perform excellently well as shown Table 4.1 and Figure 4.1. Figure 4.2 depicts the bar chart for each of the metrics of the ensemble module that shows the comparison of the models of the of the proposed system.</w:t>
      </w:r>
    </w:p>
    <w:p w14:paraId="65EC30B2" w14:textId="77777777" w:rsidR="00203516" w:rsidRPr="00203516" w:rsidRDefault="00203516" w:rsidP="00203516">
      <w:pPr>
        <w:tabs>
          <w:tab w:val="clear" w:pos="720"/>
        </w:tabs>
        <w:suppressAutoHyphens w:val="0"/>
        <w:spacing w:before="280" w:after="100" w:afterAutospacing="1"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Table 4.2 contains the training and testing accuracy/loss for seven (7) epochs of BiLSTM. The training loss values ranges from 0.0437 to 0.4495 while the accuracy ranges from 0.9725 to 0.9883. Figure 4.3 shows the training and testing loss of BiLSTM over seven epoch. Figure 4.4 and Figure 4.5 shows the train and test accuracy and confusion matrix of the BiLSTM. The Confusion matrix shows that the model classified the “Fulani extremist” and “boko haram” correctly without making any error.</w:t>
      </w:r>
    </w:p>
    <w:p w14:paraId="31150FE8" w14:textId="77777777" w:rsidR="00203516" w:rsidRPr="00203516" w:rsidRDefault="00203516" w:rsidP="00203516">
      <w:pPr>
        <w:tabs>
          <w:tab w:val="clear" w:pos="720"/>
        </w:tabs>
        <w:suppressAutoHyphens w:val="0"/>
        <w:spacing w:before="280" w:after="100" w:afterAutospacing="1"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Figure 4.6 shows the loss of the BERT model which is also ok since it keeps increasing downward to so show that the accuracy keeps improving and Figure 4.7 shows the accuracy of the BERT model. Figure 4.8 and 4.9 shows the performance metrics and their comparison respectively. Table 4.4 and 4.5 consist of the performance metrics of the ensemble and deep learning model and schematic structure of the database that will store the result from the machine learning models from which the Web application will fetch data for the user queries.</w:t>
      </w:r>
    </w:p>
    <w:p w14:paraId="100FF8B2" w14:textId="77777777" w:rsidR="00203516" w:rsidRPr="00203516" w:rsidRDefault="00203516" w:rsidP="00203516">
      <w:pPr>
        <w:tabs>
          <w:tab w:val="clear" w:pos="720"/>
        </w:tabs>
        <w:suppressAutoHyphens w:val="0"/>
        <w:spacing w:before="280" w:after="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       </w:t>
      </w:r>
    </w:p>
    <w:p w14:paraId="4FC48E18" w14:textId="77777777" w:rsidR="00203516" w:rsidRPr="00203516" w:rsidRDefault="00203516" w:rsidP="00203516">
      <w:pPr>
        <w:tabs>
          <w:tab w:val="clear" w:pos="720"/>
        </w:tabs>
        <w:suppressAutoHyphens w:val="0"/>
        <w:spacing w:before="280" w:after="0" w:line="360" w:lineRule="auto"/>
        <w:ind w:left="80"/>
        <w:rPr>
          <w:rFonts w:ascii="Times New Roman" w:eastAsia="Times New Roman" w:hAnsi="Times New Roman" w:cs="Times New Roman"/>
          <w:color w:val="auto"/>
          <w:sz w:val="24"/>
          <w:szCs w:val="24"/>
          <w:lang w:val="en"/>
        </w:rPr>
      </w:pPr>
    </w:p>
    <w:p w14:paraId="428C08DC" w14:textId="77777777" w:rsidR="00203516" w:rsidRPr="00203516" w:rsidRDefault="00203516" w:rsidP="00203516">
      <w:pPr>
        <w:tabs>
          <w:tab w:val="clear" w:pos="720"/>
        </w:tabs>
        <w:suppressAutoHyphens w:val="0"/>
        <w:spacing w:before="280" w:after="0" w:line="360" w:lineRule="auto"/>
        <w:ind w:left="80"/>
        <w:rPr>
          <w:rFonts w:ascii="Times New Roman" w:eastAsia="Times New Roman" w:hAnsi="Times New Roman" w:cs="Times New Roman"/>
          <w:color w:val="auto"/>
          <w:sz w:val="24"/>
          <w:szCs w:val="24"/>
          <w:lang w:val="en"/>
        </w:rPr>
      </w:pPr>
    </w:p>
    <w:p w14:paraId="5D6716A3" w14:textId="77777777" w:rsidR="00203516" w:rsidRDefault="00203516" w:rsidP="00203516">
      <w:pPr>
        <w:tabs>
          <w:tab w:val="clear" w:pos="720"/>
        </w:tabs>
        <w:suppressAutoHyphens w:val="0"/>
        <w:spacing w:before="280" w:after="0" w:line="360" w:lineRule="auto"/>
        <w:ind w:left="80"/>
        <w:rPr>
          <w:rFonts w:ascii="Times New Roman" w:eastAsia="Times New Roman" w:hAnsi="Times New Roman" w:cs="Times New Roman"/>
          <w:color w:val="auto"/>
          <w:sz w:val="24"/>
          <w:szCs w:val="24"/>
          <w:lang w:val="en"/>
        </w:rPr>
      </w:pPr>
    </w:p>
    <w:p w14:paraId="58A75F34" w14:textId="5FA4A9F7" w:rsidR="00203516" w:rsidRDefault="00203516" w:rsidP="00203516">
      <w:pPr>
        <w:tabs>
          <w:tab w:val="clear" w:pos="720"/>
        </w:tabs>
        <w:suppressAutoHyphens w:val="0"/>
        <w:spacing w:before="280" w:after="0" w:line="360" w:lineRule="auto"/>
        <w:ind w:left="800" w:firstLine="64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noProof/>
          <w:color w:val="auto"/>
          <w:sz w:val="24"/>
          <w:szCs w:val="24"/>
          <w:lang w:val="en"/>
        </w:rPr>
        <w:lastRenderedPageBreak/>
        <w:drawing>
          <wp:anchor distT="0" distB="0" distL="114300" distR="114300" simplePos="0" relativeHeight="251659264" behindDoc="1" locked="0" layoutInCell="1" allowOverlap="1" wp14:anchorId="528327A5" wp14:editId="0C94D6E9">
            <wp:simplePos x="0" y="0"/>
            <wp:positionH relativeFrom="column">
              <wp:posOffset>-1270</wp:posOffset>
            </wp:positionH>
            <wp:positionV relativeFrom="paragraph">
              <wp:posOffset>-298450</wp:posOffset>
            </wp:positionV>
            <wp:extent cx="5579110" cy="2992120"/>
            <wp:effectExtent l="0" t="0" r="2540" b="0"/>
            <wp:wrapTight wrapText="bothSides">
              <wp:wrapPolygon edited="0">
                <wp:start x="0" y="0"/>
                <wp:lineTo x="0" y="21453"/>
                <wp:lineTo x="21536" y="21453"/>
                <wp:lineTo x="21536" y="0"/>
                <wp:lineTo x="0" y="0"/>
              </wp:wrapPolygon>
            </wp:wrapTight>
            <wp:docPr id="175916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601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110" cy="2992120"/>
                    </a:xfrm>
                    <a:prstGeom prst="rect">
                      <a:avLst/>
                    </a:prstGeom>
                  </pic:spPr>
                </pic:pic>
              </a:graphicData>
            </a:graphic>
            <wp14:sizeRelH relativeFrom="margin">
              <wp14:pctWidth>0</wp14:pctWidth>
            </wp14:sizeRelH>
            <wp14:sizeRelV relativeFrom="margin">
              <wp14:pctHeight>0</wp14:pctHeight>
            </wp14:sizeRelV>
          </wp:anchor>
        </w:drawing>
      </w:r>
      <w:r w:rsidRPr="00203516">
        <w:rPr>
          <w:rFonts w:ascii="Times New Roman" w:eastAsia="Times New Roman" w:hAnsi="Times New Roman" w:cs="Times New Roman"/>
          <w:color w:val="auto"/>
          <w:sz w:val="24"/>
          <w:szCs w:val="24"/>
          <w:lang w:val="en"/>
        </w:rPr>
        <w:t>Figure 4.2: Bar Chart of Performance Metrics Comparison</w:t>
      </w:r>
    </w:p>
    <w:p w14:paraId="26BC22F1" w14:textId="77777777" w:rsidR="00203516" w:rsidRPr="00203516" w:rsidRDefault="00203516" w:rsidP="00203516">
      <w:pPr>
        <w:tabs>
          <w:tab w:val="clear" w:pos="720"/>
        </w:tabs>
        <w:suppressAutoHyphens w:val="0"/>
        <w:spacing w:before="280" w:after="0" w:line="360" w:lineRule="auto"/>
        <w:ind w:left="800" w:firstLine="640"/>
        <w:rPr>
          <w:rFonts w:ascii="Times New Roman" w:eastAsia="Times New Roman" w:hAnsi="Times New Roman" w:cs="Times New Roman"/>
          <w:color w:val="auto"/>
          <w:sz w:val="24"/>
          <w:szCs w:val="24"/>
          <w:lang w:val="en"/>
        </w:rPr>
      </w:pPr>
    </w:p>
    <w:p w14:paraId="27FC31EC" w14:textId="77777777" w:rsidR="00203516" w:rsidRPr="00203516" w:rsidRDefault="00203516" w:rsidP="00203516">
      <w:pPr>
        <w:tabs>
          <w:tab w:val="clear" w:pos="720"/>
        </w:tabs>
        <w:suppressAutoHyphens w:val="0"/>
        <w:spacing w:before="280" w:after="0" w:line="24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   Table 4.4: Performance Metrics of Ensemble and Deep Learning Models </w:t>
      </w:r>
    </w:p>
    <w:tbl>
      <w:tblPr>
        <w:tblStyle w:val="TableGrid1"/>
        <w:tblW w:w="8654" w:type="dxa"/>
        <w:tblInd w:w="176" w:type="dxa"/>
        <w:tblLook w:val="04A0" w:firstRow="1" w:lastRow="0" w:firstColumn="1" w:lastColumn="0" w:noHBand="0" w:noVBand="1"/>
      </w:tblPr>
      <w:tblGrid>
        <w:gridCol w:w="2042"/>
        <w:gridCol w:w="1479"/>
        <w:gridCol w:w="1389"/>
        <w:gridCol w:w="1181"/>
        <w:gridCol w:w="1363"/>
        <w:gridCol w:w="1200"/>
      </w:tblGrid>
      <w:tr w:rsidR="00203516" w:rsidRPr="00203516" w14:paraId="22B6024B" w14:textId="77777777" w:rsidTr="00AC11E2">
        <w:trPr>
          <w:trHeight w:val="521"/>
        </w:trPr>
        <w:tc>
          <w:tcPr>
            <w:tcW w:w="2064" w:type="dxa"/>
          </w:tcPr>
          <w:p w14:paraId="1113F105"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b/>
                <w:bCs/>
                <w:color w:val="auto"/>
                <w:lang w:val="en"/>
              </w:rPr>
            </w:pPr>
            <w:r w:rsidRPr="00203516">
              <w:rPr>
                <w:rFonts w:ascii="Times New Roman" w:eastAsia="Times New Roman" w:hAnsi="Times New Roman" w:cs="Times New Roman"/>
                <w:b/>
                <w:bCs/>
                <w:color w:val="auto"/>
                <w:lang w:val="en"/>
              </w:rPr>
              <w:t>Learning Model</w:t>
            </w:r>
          </w:p>
        </w:tc>
        <w:tc>
          <w:tcPr>
            <w:tcW w:w="1485" w:type="dxa"/>
          </w:tcPr>
          <w:p w14:paraId="45120ED4"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b/>
                <w:bCs/>
                <w:color w:val="auto"/>
                <w:lang w:val="en"/>
              </w:rPr>
            </w:pPr>
            <w:r w:rsidRPr="00203516">
              <w:rPr>
                <w:rFonts w:ascii="Times New Roman" w:eastAsia="Times New Roman" w:hAnsi="Times New Roman" w:cs="Times New Roman"/>
                <w:b/>
                <w:bCs/>
                <w:color w:val="auto"/>
                <w:lang w:val="en"/>
              </w:rPr>
              <w:t>Accuracy</w:t>
            </w:r>
          </w:p>
        </w:tc>
        <w:tc>
          <w:tcPr>
            <w:tcW w:w="1393" w:type="dxa"/>
          </w:tcPr>
          <w:p w14:paraId="60CFB5D4"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b/>
                <w:bCs/>
                <w:color w:val="auto"/>
                <w:lang w:val="en"/>
              </w:rPr>
            </w:pPr>
            <w:r w:rsidRPr="00203516">
              <w:rPr>
                <w:rFonts w:ascii="Times New Roman" w:eastAsia="Times New Roman" w:hAnsi="Times New Roman" w:cs="Times New Roman"/>
                <w:b/>
                <w:bCs/>
                <w:color w:val="auto"/>
                <w:lang w:val="en"/>
              </w:rPr>
              <w:t>Precision</w:t>
            </w:r>
          </w:p>
        </w:tc>
        <w:tc>
          <w:tcPr>
            <w:tcW w:w="1185" w:type="dxa"/>
          </w:tcPr>
          <w:p w14:paraId="1B7F658D"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b/>
                <w:bCs/>
                <w:color w:val="auto"/>
                <w:lang w:val="en"/>
              </w:rPr>
            </w:pPr>
            <w:r w:rsidRPr="00203516">
              <w:rPr>
                <w:rFonts w:ascii="Times New Roman" w:eastAsia="Times New Roman" w:hAnsi="Times New Roman" w:cs="Times New Roman"/>
                <w:b/>
                <w:bCs/>
                <w:color w:val="auto"/>
                <w:lang w:val="en"/>
              </w:rPr>
              <w:t>Recall</w:t>
            </w:r>
          </w:p>
        </w:tc>
        <w:tc>
          <w:tcPr>
            <w:tcW w:w="1323" w:type="dxa"/>
          </w:tcPr>
          <w:p w14:paraId="01679C68"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b/>
                <w:bCs/>
                <w:color w:val="auto"/>
                <w:lang w:val="en"/>
              </w:rPr>
            </w:pPr>
            <w:r w:rsidRPr="00203516">
              <w:rPr>
                <w:rFonts w:ascii="Times New Roman" w:eastAsia="Times New Roman" w:hAnsi="Times New Roman" w:cs="Times New Roman"/>
                <w:b/>
                <w:bCs/>
                <w:color w:val="auto"/>
                <w:lang w:val="en"/>
              </w:rPr>
              <w:t>Specificity</w:t>
            </w:r>
          </w:p>
        </w:tc>
        <w:tc>
          <w:tcPr>
            <w:tcW w:w="1204" w:type="dxa"/>
          </w:tcPr>
          <w:p w14:paraId="7EE7EE83"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b/>
                <w:bCs/>
                <w:color w:val="auto"/>
                <w:lang w:val="en"/>
              </w:rPr>
            </w:pPr>
            <w:r w:rsidRPr="00203516">
              <w:rPr>
                <w:rFonts w:ascii="Times New Roman" w:eastAsia="Times New Roman" w:hAnsi="Times New Roman" w:cs="Times New Roman"/>
                <w:b/>
                <w:bCs/>
                <w:color w:val="auto"/>
                <w:lang w:val="en"/>
              </w:rPr>
              <w:t>F1-Score</w:t>
            </w:r>
          </w:p>
        </w:tc>
      </w:tr>
      <w:tr w:rsidR="00203516" w:rsidRPr="00203516" w14:paraId="30A080EA" w14:textId="77777777" w:rsidTr="00AC11E2">
        <w:trPr>
          <w:trHeight w:val="591"/>
        </w:trPr>
        <w:tc>
          <w:tcPr>
            <w:tcW w:w="2064" w:type="dxa"/>
          </w:tcPr>
          <w:p w14:paraId="3B82A913"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RF</w:t>
            </w:r>
          </w:p>
        </w:tc>
        <w:tc>
          <w:tcPr>
            <w:tcW w:w="1485" w:type="dxa"/>
          </w:tcPr>
          <w:p w14:paraId="1E9D0FBA"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98.11%</w:t>
            </w:r>
          </w:p>
        </w:tc>
        <w:tc>
          <w:tcPr>
            <w:tcW w:w="1393" w:type="dxa"/>
          </w:tcPr>
          <w:p w14:paraId="0A711389"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97.08%</w:t>
            </w:r>
          </w:p>
        </w:tc>
        <w:tc>
          <w:tcPr>
            <w:tcW w:w="1185" w:type="dxa"/>
          </w:tcPr>
          <w:p w14:paraId="2F0734C1"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98.11%</w:t>
            </w:r>
          </w:p>
        </w:tc>
        <w:tc>
          <w:tcPr>
            <w:tcW w:w="1323" w:type="dxa"/>
          </w:tcPr>
          <w:p w14:paraId="427F9C9E"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99.93%</w:t>
            </w:r>
          </w:p>
        </w:tc>
        <w:tc>
          <w:tcPr>
            <w:tcW w:w="1204" w:type="dxa"/>
          </w:tcPr>
          <w:p w14:paraId="34A81E55"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97.54%</w:t>
            </w:r>
          </w:p>
        </w:tc>
      </w:tr>
      <w:tr w:rsidR="00203516" w:rsidRPr="00203516" w14:paraId="1D050432" w14:textId="77777777" w:rsidTr="00AC11E2">
        <w:trPr>
          <w:trHeight w:val="610"/>
        </w:trPr>
        <w:tc>
          <w:tcPr>
            <w:tcW w:w="2064" w:type="dxa"/>
          </w:tcPr>
          <w:p w14:paraId="187E6947"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LR</w:t>
            </w:r>
          </w:p>
        </w:tc>
        <w:tc>
          <w:tcPr>
            <w:tcW w:w="1485" w:type="dxa"/>
          </w:tcPr>
          <w:p w14:paraId="44997B38"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97.21%</w:t>
            </w:r>
          </w:p>
        </w:tc>
        <w:tc>
          <w:tcPr>
            <w:tcW w:w="1393" w:type="dxa"/>
          </w:tcPr>
          <w:p w14:paraId="4F18F68C"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94.67%</w:t>
            </w:r>
          </w:p>
        </w:tc>
        <w:tc>
          <w:tcPr>
            <w:tcW w:w="1185" w:type="dxa"/>
          </w:tcPr>
          <w:p w14:paraId="0BB74595"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97.12%</w:t>
            </w:r>
          </w:p>
        </w:tc>
        <w:tc>
          <w:tcPr>
            <w:tcW w:w="1323" w:type="dxa"/>
          </w:tcPr>
          <w:p w14:paraId="10F52E1D"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99.87%</w:t>
            </w:r>
          </w:p>
        </w:tc>
        <w:tc>
          <w:tcPr>
            <w:tcW w:w="1204" w:type="dxa"/>
          </w:tcPr>
          <w:p w14:paraId="28F6BEDE"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95.85%</w:t>
            </w:r>
          </w:p>
        </w:tc>
      </w:tr>
      <w:tr w:rsidR="00203516" w:rsidRPr="00203516" w14:paraId="3906ED01" w14:textId="77777777" w:rsidTr="00AC11E2">
        <w:trPr>
          <w:trHeight w:val="591"/>
        </w:trPr>
        <w:tc>
          <w:tcPr>
            <w:tcW w:w="2064" w:type="dxa"/>
          </w:tcPr>
          <w:p w14:paraId="647EB8D2"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SVM</w:t>
            </w:r>
          </w:p>
        </w:tc>
        <w:tc>
          <w:tcPr>
            <w:tcW w:w="1485" w:type="dxa"/>
          </w:tcPr>
          <w:p w14:paraId="6C853524"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97.84%</w:t>
            </w:r>
          </w:p>
        </w:tc>
        <w:tc>
          <w:tcPr>
            <w:tcW w:w="1393" w:type="dxa"/>
          </w:tcPr>
          <w:p w14:paraId="4D5492A6"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96.49%</w:t>
            </w:r>
          </w:p>
        </w:tc>
        <w:tc>
          <w:tcPr>
            <w:tcW w:w="1185" w:type="dxa"/>
          </w:tcPr>
          <w:p w14:paraId="408ACBC9"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97.84%</w:t>
            </w:r>
          </w:p>
        </w:tc>
        <w:tc>
          <w:tcPr>
            <w:tcW w:w="1323" w:type="dxa"/>
          </w:tcPr>
          <w:p w14:paraId="27B8C3EC"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99.90%</w:t>
            </w:r>
          </w:p>
        </w:tc>
        <w:tc>
          <w:tcPr>
            <w:tcW w:w="1204" w:type="dxa"/>
          </w:tcPr>
          <w:p w14:paraId="76410FC5"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97.10%</w:t>
            </w:r>
          </w:p>
        </w:tc>
      </w:tr>
      <w:tr w:rsidR="00203516" w:rsidRPr="00203516" w14:paraId="0EC64C3F" w14:textId="77777777" w:rsidTr="00AC11E2">
        <w:trPr>
          <w:trHeight w:val="591"/>
        </w:trPr>
        <w:tc>
          <w:tcPr>
            <w:tcW w:w="2064" w:type="dxa"/>
          </w:tcPr>
          <w:p w14:paraId="59BF23B1"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Ensemble Module</w:t>
            </w:r>
          </w:p>
        </w:tc>
        <w:tc>
          <w:tcPr>
            <w:tcW w:w="1485" w:type="dxa"/>
          </w:tcPr>
          <w:p w14:paraId="14C91F76"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97.92%</w:t>
            </w:r>
          </w:p>
        </w:tc>
        <w:tc>
          <w:tcPr>
            <w:tcW w:w="1393" w:type="dxa"/>
          </w:tcPr>
          <w:p w14:paraId="02C8A366"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96.39%</w:t>
            </w:r>
          </w:p>
        </w:tc>
        <w:tc>
          <w:tcPr>
            <w:tcW w:w="1185" w:type="dxa"/>
          </w:tcPr>
          <w:p w14:paraId="66313600"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97.93%</w:t>
            </w:r>
          </w:p>
        </w:tc>
        <w:tc>
          <w:tcPr>
            <w:tcW w:w="1323" w:type="dxa"/>
          </w:tcPr>
          <w:p w14:paraId="08F195D1"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99.90%</w:t>
            </w:r>
          </w:p>
        </w:tc>
        <w:tc>
          <w:tcPr>
            <w:tcW w:w="1204" w:type="dxa"/>
          </w:tcPr>
          <w:p w14:paraId="370D280D"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97.10%</w:t>
            </w:r>
          </w:p>
        </w:tc>
      </w:tr>
      <w:tr w:rsidR="00203516" w:rsidRPr="00203516" w14:paraId="13CDE2F6" w14:textId="77777777" w:rsidTr="00AC11E2">
        <w:trPr>
          <w:trHeight w:val="591"/>
        </w:trPr>
        <w:tc>
          <w:tcPr>
            <w:tcW w:w="2064" w:type="dxa"/>
          </w:tcPr>
          <w:p w14:paraId="6867D856"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BERT</w:t>
            </w:r>
          </w:p>
        </w:tc>
        <w:tc>
          <w:tcPr>
            <w:tcW w:w="1485" w:type="dxa"/>
          </w:tcPr>
          <w:p w14:paraId="72E35812"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highlight w:val="yellow"/>
                <w:lang w:val="en"/>
              </w:rPr>
            </w:pPr>
            <w:r w:rsidRPr="00203516">
              <w:rPr>
                <w:rFonts w:ascii="Times New Roman" w:eastAsia="Times New Roman" w:hAnsi="Times New Roman" w:cs="Times New Roman"/>
                <w:color w:val="auto"/>
                <w:lang w:val="en"/>
              </w:rPr>
              <w:t>97.43%</w:t>
            </w:r>
          </w:p>
        </w:tc>
        <w:tc>
          <w:tcPr>
            <w:tcW w:w="1393" w:type="dxa"/>
          </w:tcPr>
          <w:p w14:paraId="16B69BE9"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highlight w:val="yellow"/>
                <w:lang w:val="en"/>
              </w:rPr>
            </w:pPr>
            <w:r w:rsidRPr="00203516">
              <w:rPr>
                <w:rFonts w:ascii="Times New Roman" w:eastAsia="Times New Roman" w:hAnsi="Times New Roman" w:cs="Times New Roman"/>
                <w:color w:val="auto"/>
                <w:lang w:val="en"/>
              </w:rPr>
              <w:t>97.08%</w:t>
            </w:r>
          </w:p>
        </w:tc>
        <w:tc>
          <w:tcPr>
            <w:tcW w:w="1185" w:type="dxa"/>
          </w:tcPr>
          <w:p w14:paraId="7687E660"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highlight w:val="yellow"/>
                <w:lang w:val="en"/>
              </w:rPr>
            </w:pPr>
            <w:r w:rsidRPr="00203516">
              <w:rPr>
                <w:rFonts w:ascii="Times New Roman" w:eastAsia="Times New Roman" w:hAnsi="Times New Roman" w:cs="Times New Roman"/>
                <w:color w:val="auto"/>
                <w:lang w:val="en"/>
              </w:rPr>
              <w:t>98.11%</w:t>
            </w:r>
          </w:p>
        </w:tc>
        <w:tc>
          <w:tcPr>
            <w:tcW w:w="1323" w:type="dxa"/>
          </w:tcPr>
          <w:p w14:paraId="569DDB92"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highlight w:val="yellow"/>
                <w:lang w:val="en"/>
              </w:rPr>
            </w:pPr>
            <w:r w:rsidRPr="00203516">
              <w:rPr>
                <w:rFonts w:ascii="Times New Roman" w:eastAsia="Times New Roman" w:hAnsi="Times New Roman" w:cs="Times New Roman"/>
                <w:color w:val="auto"/>
                <w:lang w:val="en"/>
              </w:rPr>
              <w:t>99.93%</w:t>
            </w:r>
          </w:p>
        </w:tc>
        <w:tc>
          <w:tcPr>
            <w:tcW w:w="1204" w:type="dxa"/>
          </w:tcPr>
          <w:p w14:paraId="00FD630F"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highlight w:val="yellow"/>
                <w:lang w:val="en"/>
              </w:rPr>
            </w:pPr>
            <w:r w:rsidRPr="00203516">
              <w:rPr>
                <w:rFonts w:ascii="Times New Roman" w:eastAsia="Times New Roman" w:hAnsi="Times New Roman" w:cs="Times New Roman"/>
                <w:color w:val="auto"/>
                <w:lang w:val="en"/>
              </w:rPr>
              <w:t>97.54%</w:t>
            </w:r>
          </w:p>
        </w:tc>
      </w:tr>
      <w:tr w:rsidR="00203516" w:rsidRPr="00203516" w14:paraId="79E8AAB9" w14:textId="77777777" w:rsidTr="00AC11E2">
        <w:trPr>
          <w:trHeight w:val="385"/>
        </w:trPr>
        <w:tc>
          <w:tcPr>
            <w:tcW w:w="2064" w:type="dxa"/>
          </w:tcPr>
          <w:p w14:paraId="5C88A6CC"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BiLSTM</w:t>
            </w:r>
          </w:p>
        </w:tc>
        <w:tc>
          <w:tcPr>
            <w:tcW w:w="1485" w:type="dxa"/>
          </w:tcPr>
          <w:p w14:paraId="0173C4A1"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98.38%</w:t>
            </w:r>
          </w:p>
        </w:tc>
        <w:tc>
          <w:tcPr>
            <w:tcW w:w="1393" w:type="dxa"/>
          </w:tcPr>
          <w:p w14:paraId="514B0E7B"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99.40%</w:t>
            </w:r>
          </w:p>
        </w:tc>
        <w:tc>
          <w:tcPr>
            <w:tcW w:w="1185" w:type="dxa"/>
          </w:tcPr>
          <w:p w14:paraId="47777527"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98.38%</w:t>
            </w:r>
          </w:p>
        </w:tc>
        <w:tc>
          <w:tcPr>
            <w:tcW w:w="1323" w:type="dxa"/>
          </w:tcPr>
          <w:p w14:paraId="4CD630C2"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99.95%</w:t>
            </w:r>
          </w:p>
        </w:tc>
        <w:tc>
          <w:tcPr>
            <w:tcW w:w="1204" w:type="dxa"/>
          </w:tcPr>
          <w:p w14:paraId="50196947" w14:textId="77777777" w:rsidR="00203516" w:rsidRPr="00203516" w:rsidRDefault="00203516" w:rsidP="00203516">
            <w:pPr>
              <w:tabs>
                <w:tab w:val="clear" w:pos="720"/>
              </w:tabs>
              <w:suppressAutoHyphens w:val="0"/>
              <w:spacing w:before="240" w:after="100" w:afterAutospacing="1" w:line="360" w:lineRule="auto"/>
              <w:ind w:left="80"/>
              <w:rPr>
                <w:rFonts w:ascii="Times New Roman" w:eastAsia="Times New Roman" w:hAnsi="Times New Roman" w:cs="Times New Roman"/>
                <w:color w:val="auto"/>
                <w:lang w:val="en"/>
              </w:rPr>
            </w:pPr>
            <w:r w:rsidRPr="00203516">
              <w:rPr>
                <w:rFonts w:ascii="Times New Roman" w:eastAsia="Times New Roman" w:hAnsi="Times New Roman" w:cs="Times New Roman"/>
                <w:color w:val="auto"/>
                <w:lang w:val="en"/>
              </w:rPr>
              <w:t>98.38%</w:t>
            </w:r>
          </w:p>
        </w:tc>
      </w:tr>
    </w:tbl>
    <w:p w14:paraId="6DEA648E"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694CC9F1" w14:textId="77777777" w:rsidR="00203516" w:rsidRDefault="00203516" w:rsidP="00203516">
      <w:pPr>
        <w:tabs>
          <w:tab w:val="clear" w:pos="720"/>
        </w:tabs>
        <w:suppressAutoHyphens w:val="0"/>
        <w:spacing w:before="280" w:after="0" w:line="240" w:lineRule="auto"/>
        <w:jc w:val="both"/>
        <w:rPr>
          <w:rFonts w:ascii="Times New Roman" w:eastAsia="Times New Roman" w:hAnsi="Times New Roman" w:cs="Times New Roman"/>
          <w:color w:val="auto"/>
          <w:sz w:val="24"/>
          <w:szCs w:val="24"/>
          <w:lang w:val="en"/>
        </w:rPr>
      </w:pPr>
      <w:bookmarkStart w:id="179" w:name="_Hlk173351425"/>
    </w:p>
    <w:p w14:paraId="54208469" w14:textId="1A953632" w:rsidR="00203516" w:rsidRPr="00203516" w:rsidRDefault="00203516" w:rsidP="00203516">
      <w:pPr>
        <w:tabs>
          <w:tab w:val="clear" w:pos="720"/>
        </w:tabs>
        <w:suppressAutoHyphens w:val="0"/>
        <w:spacing w:before="280" w:after="0" w:line="240" w:lineRule="auto"/>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lastRenderedPageBreak/>
        <w:t>The system application module is a web application, comprises of the front-end and back-end systems. The back-end stores the data resulting from the model’s performance while the front-end allows the user to interact with the system through the user interface of the internet Access enabled devices.</w:t>
      </w:r>
    </w:p>
    <w:p w14:paraId="7E848E7A"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The web application was developed using Laravel framework, Composer, WAMP, Google map API. Figure 4.10 shows the search bar of the web application, from which the user can enter query or keywords such as Boko Haram, Fulani Herdsmen or Hostage Taken</w:t>
      </w:r>
      <w:bookmarkEnd w:id="179"/>
      <w:r w:rsidRPr="00203516">
        <w:rPr>
          <w:rFonts w:ascii="Times New Roman" w:eastAsia="Times New Roman" w:hAnsi="Times New Roman" w:cs="Times New Roman"/>
          <w:color w:val="auto"/>
          <w:sz w:val="24"/>
          <w:szCs w:val="24"/>
          <w:lang w:val="en"/>
        </w:rPr>
        <w:t>. The system, in return display the hits of the search query which consist of the name of the terrorist group that is likely going to responsible for future attack, the likely location of the future attack, the likely attack type that is going to be carry out, the probability which is in percentage (%) that attack is going to happened with the hypothetical date of occurrence as shown in Figure 4.11 and Figure 4.12 respectively.</w:t>
      </w:r>
    </w:p>
    <w:p w14:paraId="3E5AD276"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Figure 4.13 shows the prediction of armed assault with the 59% probability of occurrence. Figure 4.14 and 4.15 also show the prediction of facility attack and hostage taking with the 97% and 54% probabilities of occurrence respectively. Figure 4.16 is the navigational pane of the developed system, which help the user to quickly traverse and play around the hits.</w:t>
      </w:r>
    </w:p>
    <w:p w14:paraId="3D48C153"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Figure 4.17, 4.18 and 4.19 depicts the prediction of boko haram attack, IPOB attack and Fulani extremist attack will occur with the probabilities of 54%, 43% and 97%, the date of occurrence: 1</w:t>
      </w:r>
      <w:r w:rsidRPr="00203516">
        <w:rPr>
          <w:rFonts w:ascii="Times New Roman" w:eastAsia="Times New Roman" w:hAnsi="Times New Roman" w:cs="Times New Roman"/>
          <w:color w:val="auto"/>
          <w:sz w:val="24"/>
          <w:szCs w:val="24"/>
          <w:vertAlign w:val="superscript"/>
          <w:lang w:val="en"/>
        </w:rPr>
        <w:t>st</w:t>
      </w:r>
      <w:r w:rsidRPr="00203516">
        <w:rPr>
          <w:rFonts w:ascii="Times New Roman" w:eastAsia="Times New Roman" w:hAnsi="Times New Roman" w:cs="Times New Roman"/>
          <w:color w:val="auto"/>
          <w:sz w:val="24"/>
          <w:szCs w:val="24"/>
          <w:lang w:val="en"/>
        </w:rPr>
        <w:t xml:space="preserve"> of July, 2024, 13</w:t>
      </w:r>
      <w:r w:rsidRPr="00203516">
        <w:rPr>
          <w:rFonts w:ascii="Times New Roman" w:eastAsia="Times New Roman" w:hAnsi="Times New Roman" w:cs="Times New Roman"/>
          <w:color w:val="auto"/>
          <w:sz w:val="24"/>
          <w:szCs w:val="24"/>
          <w:vertAlign w:val="superscript"/>
          <w:lang w:val="en"/>
        </w:rPr>
        <w:t>th</w:t>
      </w:r>
      <w:r w:rsidRPr="00203516">
        <w:rPr>
          <w:rFonts w:ascii="Times New Roman" w:eastAsia="Times New Roman" w:hAnsi="Times New Roman" w:cs="Times New Roman"/>
          <w:color w:val="auto"/>
          <w:sz w:val="24"/>
          <w:szCs w:val="24"/>
          <w:lang w:val="en"/>
        </w:rPr>
        <w:t xml:space="preserve"> of July 2024 and 13</w:t>
      </w:r>
      <w:r w:rsidRPr="00203516">
        <w:rPr>
          <w:rFonts w:ascii="Times New Roman" w:eastAsia="Times New Roman" w:hAnsi="Times New Roman" w:cs="Times New Roman"/>
          <w:color w:val="auto"/>
          <w:sz w:val="24"/>
          <w:szCs w:val="24"/>
          <w:vertAlign w:val="superscript"/>
          <w:lang w:val="en"/>
        </w:rPr>
        <w:t>th</w:t>
      </w:r>
      <w:r w:rsidRPr="00203516">
        <w:rPr>
          <w:rFonts w:ascii="Times New Roman" w:eastAsia="Times New Roman" w:hAnsi="Times New Roman" w:cs="Times New Roman"/>
          <w:color w:val="auto"/>
          <w:sz w:val="24"/>
          <w:szCs w:val="24"/>
          <w:lang w:val="en"/>
        </w:rPr>
        <w:t xml:space="preserve"> of July 2024 respectively.</w:t>
      </w:r>
    </w:p>
    <w:p w14:paraId="2B2D596E"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05CCA75B"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173D1219"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1CEBF9DD"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23DD5047"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7C5D8815"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noProof/>
          <w:color w:val="auto"/>
          <w:sz w:val="24"/>
          <w:szCs w:val="24"/>
          <w:lang w:val="en"/>
        </w:rPr>
        <w:lastRenderedPageBreak/>
        <mc:AlternateContent>
          <mc:Choice Requires="wps">
            <w:drawing>
              <wp:anchor distT="0" distB="0" distL="114300" distR="114300" simplePos="0" relativeHeight="251672576" behindDoc="0" locked="0" layoutInCell="1" allowOverlap="1" wp14:anchorId="450566AF" wp14:editId="7B4130B2">
                <wp:simplePos x="0" y="0"/>
                <wp:positionH relativeFrom="column">
                  <wp:posOffset>3449320</wp:posOffset>
                </wp:positionH>
                <wp:positionV relativeFrom="paragraph">
                  <wp:posOffset>1487805</wp:posOffset>
                </wp:positionV>
                <wp:extent cx="210820" cy="255270"/>
                <wp:effectExtent l="1270" t="1905" r="0" b="0"/>
                <wp:wrapNone/>
                <wp:docPr id="181496577" name="Text Box 1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B1020" w14:textId="77777777" w:rsidR="00203516" w:rsidRDefault="00203516" w:rsidP="00203516">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0566AF" id="_x0000_t202" coordsize="21600,21600" o:spt="202" path="m,l,21600r21600,l21600,xe">
                <v:stroke joinstyle="miter"/>
                <v:path gradientshapeok="t" o:connecttype="rect"/>
              </v:shapetype>
              <v:shape id="Text Box 1266" o:spid="_x0000_s1026" type="#_x0000_t202" style="position:absolute;left:0;text-align:left;margin-left:271.6pt;margin-top:117.15pt;width:16.6pt;height:20.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" stroked="f">
                <v:textbox>
                  <w:txbxContent>
                    <w:p w14:paraId="683B1020" w14:textId="77777777" w:rsidR="00203516" w:rsidRDefault="00203516" w:rsidP="00203516">
                      <w:r>
                        <w:t>B</w:t>
                      </w:r>
                    </w:p>
                  </w:txbxContent>
                </v:textbox>
              </v:shape>
            </w:pict>
          </mc:Fallback>
        </mc:AlternateContent>
      </w:r>
      <w:r w:rsidRPr="00203516">
        <w:rPr>
          <w:rFonts w:ascii="Times New Roman" w:eastAsia="Times New Roman" w:hAnsi="Times New Roman" w:cs="Times New Roman"/>
          <w:noProof/>
          <w:color w:val="auto"/>
          <w:sz w:val="24"/>
          <w:szCs w:val="24"/>
          <w:lang w:val="en"/>
        </w:rPr>
        <mc:AlternateContent>
          <mc:Choice Requires="wps">
            <w:drawing>
              <wp:anchor distT="0" distB="0" distL="114300" distR="114300" simplePos="0" relativeHeight="251671552" behindDoc="0" locked="0" layoutInCell="1" allowOverlap="1" wp14:anchorId="0EF616CD" wp14:editId="11D56CF3">
                <wp:simplePos x="0" y="0"/>
                <wp:positionH relativeFrom="column">
                  <wp:posOffset>3332480</wp:posOffset>
                </wp:positionH>
                <wp:positionV relativeFrom="paragraph">
                  <wp:posOffset>325755</wp:posOffset>
                </wp:positionV>
                <wp:extent cx="210820" cy="255270"/>
                <wp:effectExtent l="0" t="1905" r="0" b="0"/>
                <wp:wrapNone/>
                <wp:docPr id="1273727940" name="Text Box 1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E69CBA" w14:textId="77777777" w:rsidR="00203516" w:rsidRDefault="00203516" w:rsidP="00203516">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616CD" id="Text Box 1265" o:spid="_x0000_s1027" type="#_x0000_t202" style="position:absolute;left:0;text-align:left;margin-left:262.4pt;margin-top:25.65pt;width:16.6pt;height:2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" stroked="f">
                <v:textbox>
                  <w:txbxContent>
                    <w:p w14:paraId="3CE69CBA" w14:textId="77777777" w:rsidR="00203516" w:rsidRDefault="00203516" w:rsidP="00203516">
                      <w:r>
                        <w:t>A</w:t>
                      </w:r>
                    </w:p>
                  </w:txbxContent>
                </v:textbox>
              </v:shape>
            </w:pict>
          </mc:Fallback>
        </mc:AlternateContent>
      </w:r>
      <w:r w:rsidRPr="00203516">
        <w:rPr>
          <w:rFonts w:ascii="Times New Roman" w:eastAsia="Times New Roman" w:hAnsi="Times New Roman" w:cs="Times New Roman"/>
          <w:noProof/>
          <w:color w:val="auto"/>
          <w:sz w:val="24"/>
          <w:szCs w:val="24"/>
          <w:lang w:val="en"/>
        </w:rPr>
        <w:drawing>
          <wp:anchor distT="0" distB="0" distL="114300" distR="114300" simplePos="0" relativeHeight="251665408" behindDoc="1" locked="0" layoutInCell="1" allowOverlap="1" wp14:anchorId="43C15BC7" wp14:editId="6BEAAF4A">
            <wp:simplePos x="0" y="0"/>
            <wp:positionH relativeFrom="column">
              <wp:posOffset>3807121</wp:posOffset>
            </wp:positionH>
            <wp:positionV relativeFrom="paragraph">
              <wp:posOffset>229550</wp:posOffset>
            </wp:positionV>
            <wp:extent cx="2802890" cy="2717800"/>
            <wp:effectExtent l="0" t="0" r="0" b="0"/>
            <wp:wrapTight wrapText="bothSides">
              <wp:wrapPolygon edited="0">
                <wp:start x="0" y="0"/>
                <wp:lineTo x="0" y="21499"/>
                <wp:lineTo x="21434" y="21499"/>
                <wp:lineTo x="21434" y="0"/>
                <wp:lineTo x="0" y="0"/>
              </wp:wrapPolygon>
            </wp:wrapTight>
            <wp:docPr id="153435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2890" cy="2717800"/>
                    </a:xfrm>
                    <a:prstGeom prst="rect">
                      <a:avLst/>
                    </a:prstGeom>
                    <a:noFill/>
                  </pic:spPr>
                </pic:pic>
              </a:graphicData>
            </a:graphic>
            <wp14:sizeRelH relativeFrom="margin">
              <wp14:pctWidth>0</wp14:pctWidth>
            </wp14:sizeRelH>
            <wp14:sizeRelV relativeFrom="margin">
              <wp14:pctHeight>0</wp14:pctHeight>
            </wp14:sizeRelV>
          </wp:anchor>
        </w:drawing>
      </w:r>
      <w:r w:rsidRPr="00203516">
        <w:rPr>
          <w:rFonts w:ascii="Times New Roman" w:eastAsia="Times New Roman" w:hAnsi="Times New Roman" w:cs="Times New Roman"/>
          <w:noProof/>
          <w:color w:val="auto"/>
          <w:sz w:val="24"/>
          <w:szCs w:val="24"/>
          <w:lang w:val="en"/>
        </w:rPr>
        <w:drawing>
          <wp:anchor distT="0" distB="0" distL="114300" distR="114300" simplePos="0" relativeHeight="251666432" behindDoc="1" locked="0" layoutInCell="1" allowOverlap="1" wp14:anchorId="2553AD75" wp14:editId="163239D9">
            <wp:simplePos x="0" y="0"/>
            <wp:positionH relativeFrom="column">
              <wp:posOffset>-120081</wp:posOffset>
            </wp:positionH>
            <wp:positionV relativeFrom="paragraph">
              <wp:posOffset>188918</wp:posOffset>
            </wp:positionV>
            <wp:extent cx="3879850" cy="2743200"/>
            <wp:effectExtent l="0" t="0" r="0" b="0"/>
            <wp:wrapTight wrapText="bothSides">
              <wp:wrapPolygon edited="0">
                <wp:start x="0" y="0"/>
                <wp:lineTo x="0" y="21450"/>
                <wp:lineTo x="21529" y="21450"/>
                <wp:lineTo x="21529" y="0"/>
                <wp:lineTo x="0" y="0"/>
              </wp:wrapPolygon>
            </wp:wrapTight>
            <wp:docPr id="83876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64200" name=""/>
                    <pic:cNvPicPr/>
                  </pic:nvPicPr>
                  <pic:blipFill rotWithShape="1">
                    <a:blip r:embed="rId17">
                      <a:extLst>
                        <a:ext uri="{28A0092B-C50C-407E-A947-70E740481C1C}">
                          <a14:useLocalDpi xmlns:a14="http://schemas.microsoft.com/office/drawing/2010/main" val="0"/>
                        </a:ext>
                      </a:extLst>
                    </a:blip>
                    <a:srcRect t="12278"/>
                    <a:stretch/>
                  </pic:blipFill>
                  <pic:spPr bwMode="auto">
                    <a:xfrm>
                      <a:off x="0" y="0"/>
                      <a:ext cx="387985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3A9B18"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Figure 4.10: (A) Search Bar/Interface (B) Search Result</w:t>
      </w:r>
      <w:r w:rsidRPr="00203516">
        <w:rPr>
          <w:rFonts w:ascii="Times New Roman" w:eastAsia="Times New Roman" w:hAnsi="Times New Roman" w:cs="Times New Roman"/>
          <w:color w:val="auto"/>
          <w:sz w:val="24"/>
          <w:szCs w:val="24"/>
          <w:lang w:val="en"/>
        </w:rPr>
        <w:tab/>
        <w:t>Figure 4.11: Likelihood of Attack</w:t>
      </w:r>
    </w:p>
    <w:p w14:paraId="025CBF2A"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3B1E60C3" w14:textId="77777777" w:rsid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2C87CBE9" w14:textId="77777777" w:rsidR="00203516" w:rsidRPr="00203516" w:rsidRDefault="00203516" w:rsidP="00203516">
      <w:pPr>
        <w:tabs>
          <w:tab w:val="clear" w:pos="720"/>
        </w:tabs>
        <w:suppressAutoHyphens w:val="0"/>
        <w:spacing w:before="280" w:after="0" w:line="240" w:lineRule="auto"/>
        <w:ind w:left="720" w:firstLine="72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noProof/>
          <w:color w:val="auto"/>
          <w:sz w:val="24"/>
          <w:szCs w:val="24"/>
          <w:lang w:val="en"/>
        </w:rPr>
        <w:drawing>
          <wp:anchor distT="0" distB="0" distL="114300" distR="114300" simplePos="0" relativeHeight="251667456" behindDoc="1" locked="0" layoutInCell="1" allowOverlap="1" wp14:anchorId="1FE1F33B" wp14:editId="3A3CD728">
            <wp:simplePos x="0" y="0"/>
            <wp:positionH relativeFrom="column">
              <wp:posOffset>128905</wp:posOffset>
            </wp:positionH>
            <wp:positionV relativeFrom="paragraph">
              <wp:posOffset>224692</wp:posOffset>
            </wp:positionV>
            <wp:extent cx="5814695" cy="3656330"/>
            <wp:effectExtent l="0" t="0" r="0" b="0"/>
            <wp:wrapTight wrapText="bothSides">
              <wp:wrapPolygon edited="0">
                <wp:start x="0" y="0"/>
                <wp:lineTo x="0" y="21495"/>
                <wp:lineTo x="21513" y="21495"/>
                <wp:lineTo x="21513" y="0"/>
                <wp:lineTo x="0" y="0"/>
              </wp:wrapPolygon>
            </wp:wrapTight>
            <wp:docPr id="184990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03146" name=""/>
                    <pic:cNvPicPr/>
                  </pic:nvPicPr>
                  <pic:blipFill>
                    <a:blip r:embed="rId18">
                      <a:extLst>
                        <a:ext uri="{28A0092B-C50C-407E-A947-70E740481C1C}">
                          <a14:useLocalDpi xmlns:a14="http://schemas.microsoft.com/office/drawing/2010/main" val="0"/>
                        </a:ext>
                      </a:extLst>
                    </a:blip>
                    <a:stretch>
                      <a:fillRect/>
                    </a:stretch>
                  </pic:blipFill>
                  <pic:spPr>
                    <a:xfrm>
                      <a:off x="0" y="0"/>
                      <a:ext cx="5814695" cy="3656330"/>
                    </a:xfrm>
                    <a:prstGeom prst="rect">
                      <a:avLst/>
                    </a:prstGeom>
                  </pic:spPr>
                </pic:pic>
              </a:graphicData>
            </a:graphic>
            <wp14:sizeRelH relativeFrom="margin">
              <wp14:pctWidth>0</wp14:pctWidth>
            </wp14:sizeRelH>
            <wp14:sizeRelV relativeFrom="margin">
              <wp14:pctHeight>0</wp14:pctHeight>
            </wp14:sizeRelV>
          </wp:anchor>
        </w:drawing>
      </w:r>
    </w:p>
    <w:p w14:paraId="70A669EE" w14:textId="77777777" w:rsidR="00203516" w:rsidRPr="00203516" w:rsidRDefault="00203516" w:rsidP="00203516">
      <w:pPr>
        <w:tabs>
          <w:tab w:val="clear" w:pos="720"/>
        </w:tabs>
        <w:suppressAutoHyphens w:val="0"/>
        <w:spacing w:before="280" w:after="0" w:line="240" w:lineRule="auto"/>
        <w:ind w:left="1440" w:firstLine="72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Figure 4.12: The Map Showing the Predicted Location of Attack</w:t>
      </w:r>
    </w:p>
    <w:p w14:paraId="3B3AC9D2" w14:textId="77777777" w:rsidR="00203516" w:rsidRPr="00203516" w:rsidRDefault="00203516" w:rsidP="00203516">
      <w:pPr>
        <w:tabs>
          <w:tab w:val="clear" w:pos="720"/>
        </w:tabs>
        <w:suppressAutoHyphens w:val="0"/>
        <w:spacing w:before="280" w:after="0" w:line="240" w:lineRule="auto"/>
        <w:ind w:left="720" w:firstLine="720"/>
        <w:rPr>
          <w:rFonts w:ascii="Times New Roman" w:eastAsia="Times New Roman" w:hAnsi="Times New Roman" w:cs="Times New Roman"/>
          <w:color w:val="auto"/>
          <w:sz w:val="24"/>
          <w:szCs w:val="24"/>
          <w:lang w:val="en"/>
        </w:rPr>
      </w:pPr>
    </w:p>
    <w:p w14:paraId="595D4897" w14:textId="77777777" w:rsidR="00203516" w:rsidRPr="00203516" w:rsidRDefault="00203516" w:rsidP="00203516">
      <w:pPr>
        <w:tabs>
          <w:tab w:val="clear" w:pos="720"/>
        </w:tabs>
        <w:suppressAutoHyphens w:val="0"/>
        <w:spacing w:before="280" w:after="0" w:line="240" w:lineRule="auto"/>
        <w:ind w:left="720" w:firstLine="720"/>
        <w:rPr>
          <w:rFonts w:ascii="Times New Roman" w:eastAsia="Times New Roman" w:hAnsi="Times New Roman" w:cs="Times New Roman"/>
          <w:color w:val="auto"/>
          <w:sz w:val="24"/>
          <w:szCs w:val="24"/>
          <w:lang w:val="en"/>
        </w:rPr>
      </w:pPr>
    </w:p>
    <w:p w14:paraId="6AB6B7BF" w14:textId="77777777" w:rsidR="00203516" w:rsidRPr="00203516" w:rsidRDefault="00203516" w:rsidP="00203516">
      <w:pPr>
        <w:tabs>
          <w:tab w:val="clear" w:pos="720"/>
        </w:tabs>
        <w:suppressAutoHyphens w:val="0"/>
        <w:spacing w:before="280" w:after="0" w:line="240" w:lineRule="auto"/>
        <w:ind w:left="720" w:firstLine="72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noProof/>
          <w:color w:val="auto"/>
          <w:sz w:val="24"/>
          <w:szCs w:val="24"/>
          <w:lang w:val="en"/>
        </w:rPr>
        <mc:AlternateContent>
          <mc:Choice Requires="wps">
            <w:drawing>
              <wp:anchor distT="0" distB="0" distL="114300" distR="114300" simplePos="0" relativeHeight="251675648" behindDoc="0" locked="0" layoutInCell="1" allowOverlap="1" wp14:anchorId="4B16E043" wp14:editId="47A65629">
                <wp:simplePos x="0" y="0"/>
                <wp:positionH relativeFrom="rightMargin">
                  <wp:posOffset>295910</wp:posOffset>
                </wp:positionH>
                <wp:positionV relativeFrom="paragraph">
                  <wp:posOffset>317500</wp:posOffset>
                </wp:positionV>
                <wp:extent cx="263525" cy="299085"/>
                <wp:effectExtent l="0" t="0" r="3175" b="5715"/>
                <wp:wrapNone/>
                <wp:docPr id="584794432" name="Text Box 1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99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176422" w14:textId="77777777" w:rsidR="00203516" w:rsidRPr="00A41FB2" w:rsidRDefault="00203516" w:rsidP="00203516">
                            <w:pPr>
                              <w:rPr>
                                <w:b/>
                                <w:bCs/>
                              </w:rPr>
                            </w:pPr>
                            <w:r>
                              <w:rPr>
                                <w:b/>
                                <w:bCs/>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6E043" id="Text Box 1262" o:spid="_x0000_s1028" type="#_x0000_t202" style="position:absolute;left:0;text-align:left;margin-left:23.3pt;margin-top:25pt;width:20.75pt;height:23.55pt;z-index:2516756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" stroked="f">
                <v:textbox>
                  <w:txbxContent>
                    <w:p w14:paraId="76176422" w14:textId="77777777" w:rsidR="00203516" w:rsidRPr="00A41FB2" w:rsidRDefault="00203516" w:rsidP="00203516">
                      <w:pPr>
                        <w:rPr>
                          <w:b/>
                          <w:bCs/>
                        </w:rPr>
                      </w:pPr>
                      <w:r>
                        <w:rPr>
                          <w:b/>
                          <w:bCs/>
                        </w:rPr>
                        <w:t>B</w:t>
                      </w:r>
                    </w:p>
                  </w:txbxContent>
                </v:textbox>
                <w10:wrap anchorx="margin"/>
              </v:shape>
            </w:pict>
          </mc:Fallback>
        </mc:AlternateContent>
      </w:r>
      <w:r w:rsidRPr="00203516">
        <w:rPr>
          <w:rFonts w:ascii="Times New Roman" w:eastAsia="Times New Roman" w:hAnsi="Times New Roman" w:cs="Times New Roman"/>
          <w:noProof/>
          <w:color w:val="auto"/>
          <w:sz w:val="24"/>
          <w:szCs w:val="24"/>
          <w:lang w:val="en"/>
        </w:rPr>
        <w:drawing>
          <wp:anchor distT="0" distB="0" distL="114300" distR="114300" simplePos="0" relativeHeight="251664384" behindDoc="1" locked="0" layoutInCell="1" allowOverlap="1" wp14:anchorId="53444B58" wp14:editId="7E0B50BF">
            <wp:simplePos x="0" y="0"/>
            <wp:positionH relativeFrom="column">
              <wp:posOffset>3365500</wp:posOffset>
            </wp:positionH>
            <wp:positionV relativeFrom="paragraph">
              <wp:posOffset>250190</wp:posOffset>
            </wp:positionV>
            <wp:extent cx="3014980" cy="3113405"/>
            <wp:effectExtent l="0" t="0" r="0" b="0"/>
            <wp:wrapTight wrapText="bothSides">
              <wp:wrapPolygon edited="0">
                <wp:start x="0" y="0"/>
                <wp:lineTo x="0" y="21411"/>
                <wp:lineTo x="21427" y="21411"/>
                <wp:lineTo x="21427" y="0"/>
                <wp:lineTo x="0" y="0"/>
              </wp:wrapPolygon>
            </wp:wrapTight>
            <wp:docPr id="146203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33155" name=""/>
                    <pic:cNvPicPr/>
                  </pic:nvPicPr>
                  <pic:blipFill>
                    <a:blip r:embed="rId19">
                      <a:extLst>
                        <a:ext uri="{28A0092B-C50C-407E-A947-70E740481C1C}">
                          <a14:useLocalDpi xmlns:a14="http://schemas.microsoft.com/office/drawing/2010/main" val="0"/>
                        </a:ext>
                      </a:extLst>
                    </a:blip>
                    <a:stretch>
                      <a:fillRect/>
                    </a:stretch>
                  </pic:blipFill>
                  <pic:spPr>
                    <a:xfrm>
                      <a:off x="0" y="0"/>
                      <a:ext cx="3014980" cy="3113405"/>
                    </a:xfrm>
                    <a:prstGeom prst="rect">
                      <a:avLst/>
                    </a:prstGeom>
                  </pic:spPr>
                </pic:pic>
              </a:graphicData>
            </a:graphic>
            <wp14:sizeRelH relativeFrom="margin">
              <wp14:pctWidth>0</wp14:pctWidth>
            </wp14:sizeRelH>
            <wp14:sizeRelV relativeFrom="margin">
              <wp14:pctHeight>0</wp14:pctHeight>
            </wp14:sizeRelV>
          </wp:anchor>
        </w:drawing>
      </w:r>
      <w:r w:rsidRPr="00203516">
        <w:rPr>
          <w:rFonts w:ascii="Times New Roman" w:eastAsia="Times New Roman" w:hAnsi="Times New Roman" w:cs="Times New Roman"/>
          <w:noProof/>
          <w:color w:val="auto"/>
          <w:sz w:val="24"/>
          <w:szCs w:val="24"/>
          <w:lang w:val="en"/>
        </w:rPr>
        <mc:AlternateContent>
          <mc:Choice Requires="wps">
            <w:drawing>
              <wp:anchor distT="0" distB="0" distL="114300" distR="114300" simplePos="0" relativeHeight="251670528" behindDoc="0" locked="0" layoutInCell="1" allowOverlap="1" wp14:anchorId="1325B12A" wp14:editId="280A62D0">
                <wp:simplePos x="0" y="0"/>
                <wp:positionH relativeFrom="column">
                  <wp:posOffset>6351270</wp:posOffset>
                </wp:positionH>
                <wp:positionV relativeFrom="paragraph">
                  <wp:posOffset>390525</wp:posOffset>
                </wp:positionV>
                <wp:extent cx="263525" cy="299085"/>
                <wp:effectExtent l="0" t="0" r="0" b="0"/>
                <wp:wrapNone/>
                <wp:docPr id="995127564" name="Text Box 1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99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696103" w14:textId="77777777" w:rsidR="00203516" w:rsidRPr="00A41FB2" w:rsidRDefault="00203516" w:rsidP="00203516">
                            <w:pPr>
                              <w:rPr>
                                <w:b/>
                                <w:bCs/>
                              </w:rPr>
                            </w:pPr>
                            <w:r>
                              <w:rPr>
                                <w:b/>
                                <w:bCs/>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25B12A" id="Text Box 1260" o:spid="_x0000_s1029" type="#_x0000_t202" style="position:absolute;left:0;text-align:left;margin-left:500.1pt;margin-top:30.75pt;width:20.75pt;height:23.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" stroked="f">
                <v:textbox>
                  <w:txbxContent>
                    <w:p w14:paraId="7A696103" w14:textId="77777777" w:rsidR="00203516" w:rsidRPr="00A41FB2" w:rsidRDefault="00203516" w:rsidP="00203516">
                      <w:pPr>
                        <w:rPr>
                          <w:b/>
                          <w:bCs/>
                        </w:rPr>
                      </w:pPr>
                      <w:r>
                        <w:rPr>
                          <w:b/>
                          <w:bCs/>
                        </w:rPr>
                        <w:t>B</w:t>
                      </w:r>
                    </w:p>
                  </w:txbxContent>
                </v:textbox>
              </v:shape>
            </w:pict>
          </mc:Fallback>
        </mc:AlternateContent>
      </w:r>
      <w:r w:rsidRPr="00203516">
        <w:rPr>
          <w:rFonts w:ascii="Times New Roman" w:eastAsia="Times New Roman" w:hAnsi="Times New Roman" w:cs="Times New Roman"/>
          <w:noProof/>
          <w:color w:val="auto"/>
          <w:sz w:val="24"/>
          <w:szCs w:val="24"/>
          <w:lang w:val="en"/>
        </w:rPr>
        <mc:AlternateContent>
          <mc:Choice Requires="wps">
            <w:drawing>
              <wp:anchor distT="0" distB="0" distL="114300" distR="114300" simplePos="0" relativeHeight="251669504" behindDoc="0" locked="0" layoutInCell="1" allowOverlap="1" wp14:anchorId="317D9523" wp14:editId="39CF35CF">
                <wp:simplePos x="0" y="0"/>
                <wp:positionH relativeFrom="column">
                  <wp:posOffset>2840355</wp:posOffset>
                </wp:positionH>
                <wp:positionV relativeFrom="paragraph">
                  <wp:posOffset>220345</wp:posOffset>
                </wp:positionV>
                <wp:extent cx="263525" cy="299085"/>
                <wp:effectExtent l="1905" t="1270" r="1270" b="4445"/>
                <wp:wrapNone/>
                <wp:docPr id="1285156509" name="Text Box 1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99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BBA940" w14:textId="77777777" w:rsidR="00203516" w:rsidRPr="00A41FB2" w:rsidRDefault="00203516" w:rsidP="00203516">
                            <w:pPr>
                              <w:rPr>
                                <w:b/>
                                <w:bCs/>
                              </w:rPr>
                            </w:pPr>
                            <w:r>
                              <w:rPr>
                                <w:b/>
                                <w:bCs/>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D9523" id="Text Box 1259" o:spid="_x0000_s1030" type="#_x0000_t202" style="position:absolute;left:0;text-align:left;margin-left:223.65pt;margin-top:17.35pt;width:20.75pt;height:2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" stroked="f">
                <v:textbox>
                  <w:txbxContent>
                    <w:p w14:paraId="37BBA940" w14:textId="77777777" w:rsidR="00203516" w:rsidRPr="00A41FB2" w:rsidRDefault="00203516" w:rsidP="00203516">
                      <w:pPr>
                        <w:rPr>
                          <w:b/>
                          <w:bCs/>
                        </w:rPr>
                      </w:pPr>
                      <w:r>
                        <w:rPr>
                          <w:b/>
                          <w:bCs/>
                        </w:rPr>
                        <w:t>A</w:t>
                      </w:r>
                    </w:p>
                  </w:txbxContent>
                </v:textbox>
              </v:shape>
            </w:pict>
          </mc:Fallback>
        </mc:AlternateContent>
      </w:r>
      <w:r w:rsidRPr="00203516">
        <w:rPr>
          <w:rFonts w:ascii="Times New Roman" w:eastAsia="Times New Roman" w:hAnsi="Times New Roman" w:cs="Times New Roman"/>
          <w:noProof/>
          <w:color w:val="auto"/>
          <w:sz w:val="24"/>
          <w:szCs w:val="24"/>
          <w:lang w:val="en"/>
        </w:rPr>
        <w:drawing>
          <wp:anchor distT="0" distB="0" distL="114300" distR="114300" simplePos="0" relativeHeight="251668480" behindDoc="1" locked="0" layoutInCell="1" allowOverlap="1" wp14:anchorId="5D5014B9" wp14:editId="6437E4D5">
            <wp:simplePos x="0" y="0"/>
            <wp:positionH relativeFrom="column">
              <wp:posOffset>244</wp:posOffset>
            </wp:positionH>
            <wp:positionV relativeFrom="paragraph">
              <wp:posOffset>196019</wp:posOffset>
            </wp:positionV>
            <wp:extent cx="3338195" cy="3145155"/>
            <wp:effectExtent l="0" t="0" r="0" b="0"/>
            <wp:wrapTight wrapText="bothSides">
              <wp:wrapPolygon edited="0">
                <wp:start x="0" y="0"/>
                <wp:lineTo x="0" y="21456"/>
                <wp:lineTo x="21448" y="21456"/>
                <wp:lineTo x="21448" y="0"/>
                <wp:lineTo x="0" y="0"/>
              </wp:wrapPolygon>
            </wp:wrapTight>
            <wp:docPr id="28423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33311" name=""/>
                    <pic:cNvPicPr/>
                  </pic:nvPicPr>
                  <pic:blipFill>
                    <a:blip r:embed="rId20">
                      <a:extLst>
                        <a:ext uri="{28A0092B-C50C-407E-A947-70E740481C1C}">
                          <a14:useLocalDpi xmlns:a14="http://schemas.microsoft.com/office/drawing/2010/main" val="0"/>
                        </a:ext>
                      </a:extLst>
                    </a:blip>
                    <a:stretch>
                      <a:fillRect/>
                    </a:stretch>
                  </pic:blipFill>
                  <pic:spPr>
                    <a:xfrm>
                      <a:off x="0" y="0"/>
                      <a:ext cx="3338195" cy="3145155"/>
                    </a:xfrm>
                    <a:prstGeom prst="rect">
                      <a:avLst/>
                    </a:prstGeom>
                  </pic:spPr>
                </pic:pic>
              </a:graphicData>
            </a:graphic>
            <wp14:sizeRelV relativeFrom="margin">
              <wp14:pctHeight>0</wp14:pctHeight>
            </wp14:sizeRelV>
          </wp:anchor>
        </w:drawing>
      </w:r>
    </w:p>
    <w:p w14:paraId="7EB413FE"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5D6FEFE8" w14:textId="77777777" w:rsidR="00203516" w:rsidRPr="00203516" w:rsidRDefault="00203516" w:rsidP="00203516">
      <w:pPr>
        <w:tabs>
          <w:tab w:val="clear" w:pos="720"/>
        </w:tabs>
        <w:suppressAutoHyphens w:val="0"/>
        <w:spacing w:before="280" w:after="0" w:line="240" w:lineRule="auto"/>
        <w:ind w:left="72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Figure 4.13:</w:t>
      </w:r>
      <w:r w:rsidRPr="00203516">
        <w:rPr>
          <w:rFonts w:ascii="Times New Roman" w:eastAsia="Segoe UI Emoji" w:hAnsi="Times New Roman" w:cs="Times New Roman"/>
          <w:color w:val="auto"/>
          <w:sz w:val="24"/>
          <w:szCs w:val="24"/>
          <w:lang w:val="en"/>
        </w:rPr>
        <w:t xml:space="preserve"> (A) </w:t>
      </w:r>
      <w:r w:rsidRPr="00203516">
        <w:rPr>
          <w:rFonts w:ascii="Times New Roman" w:eastAsia="Times New Roman" w:hAnsi="Times New Roman" w:cs="Times New Roman"/>
          <w:color w:val="auto"/>
          <w:sz w:val="24"/>
          <w:szCs w:val="24"/>
          <w:lang w:val="en"/>
        </w:rPr>
        <w:t>Prediction of Armed Assault (B) Map of the Predicted Location</w:t>
      </w:r>
    </w:p>
    <w:p w14:paraId="2A538235" w14:textId="77777777" w:rsidR="00203516" w:rsidRPr="00203516" w:rsidRDefault="00203516" w:rsidP="00203516">
      <w:pPr>
        <w:tabs>
          <w:tab w:val="clear" w:pos="720"/>
        </w:tabs>
        <w:suppressAutoHyphens w:val="0"/>
        <w:spacing w:before="280" w:after="0" w:line="240" w:lineRule="auto"/>
        <w:ind w:left="80"/>
        <w:rPr>
          <w:rFonts w:ascii="Times New Roman" w:eastAsia="Times New Roman" w:hAnsi="Times New Roman" w:cs="Times New Roman"/>
          <w:color w:val="auto"/>
          <w:sz w:val="24"/>
          <w:szCs w:val="24"/>
          <w:lang w:val="en"/>
        </w:rPr>
      </w:pPr>
    </w:p>
    <w:p w14:paraId="60B6E672" w14:textId="77777777" w:rsidR="00203516" w:rsidRPr="00203516" w:rsidRDefault="00203516" w:rsidP="00203516">
      <w:pPr>
        <w:tabs>
          <w:tab w:val="clear" w:pos="720"/>
        </w:tabs>
        <w:suppressAutoHyphens w:val="0"/>
        <w:spacing w:before="280" w:after="0" w:line="240" w:lineRule="auto"/>
        <w:ind w:left="1440" w:firstLine="72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noProof/>
          <w:color w:val="auto"/>
          <w:sz w:val="24"/>
          <w:szCs w:val="24"/>
          <w:lang w:val="en"/>
        </w:rPr>
        <w:lastRenderedPageBreak/>
        <w:drawing>
          <wp:anchor distT="0" distB="0" distL="114300" distR="114300" simplePos="0" relativeHeight="251663360" behindDoc="1" locked="0" layoutInCell="1" allowOverlap="1" wp14:anchorId="4F52A13C" wp14:editId="30005D2E">
            <wp:simplePos x="0" y="0"/>
            <wp:positionH relativeFrom="column">
              <wp:posOffset>224155</wp:posOffset>
            </wp:positionH>
            <wp:positionV relativeFrom="paragraph">
              <wp:posOffset>-140335</wp:posOffset>
            </wp:positionV>
            <wp:extent cx="5661660" cy="8066405"/>
            <wp:effectExtent l="0" t="0" r="0" b="0"/>
            <wp:wrapTight wrapText="bothSides">
              <wp:wrapPolygon edited="0">
                <wp:start x="0" y="0"/>
                <wp:lineTo x="0" y="21527"/>
                <wp:lineTo x="21513" y="21527"/>
                <wp:lineTo x="21513" y="0"/>
                <wp:lineTo x="0" y="0"/>
              </wp:wrapPolygon>
            </wp:wrapTight>
            <wp:docPr id="394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767" name=""/>
                    <pic:cNvPicPr/>
                  </pic:nvPicPr>
                  <pic:blipFill>
                    <a:blip r:embed="rId21">
                      <a:extLst>
                        <a:ext uri="{28A0092B-C50C-407E-A947-70E740481C1C}">
                          <a14:useLocalDpi xmlns:a14="http://schemas.microsoft.com/office/drawing/2010/main" val="0"/>
                        </a:ext>
                      </a:extLst>
                    </a:blip>
                    <a:stretch>
                      <a:fillRect/>
                    </a:stretch>
                  </pic:blipFill>
                  <pic:spPr>
                    <a:xfrm>
                      <a:off x="0" y="0"/>
                      <a:ext cx="5661660" cy="8066405"/>
                    </a:xfrm>
                    <a:prstGeom prst="rect">
                      <a:avLst/>
                    </a:prstGeom>
                  </pic:spPr>
                </pic:pic>
              </a:graphicData>
            </a:graphic>
            <wp14:sizeRelH relativeFrom="margin">
              <wp14:pctWidth>0</wp14:pctWidth>
            </wp14:sizeRelH>
            <wp14:sizeRelV relativeFrom="margin">
              <wp14:pctHeight>0</wp14:pctHeight>
            </wp14:sizeRelV>
          </wp:anchor>
        </w:drawing>
      </w:r>
      <w:r w:rsidRPr="00203516">
        <w:rPr>
          <w:rFonts w:ascii="Times New Roman" w:eastAsia="Times New Roman" w:hAnsi="Times New Roman" w:cs="Times New Roman"/>
          <w:color w:val="auto"/>
          <w:sz w:val="24"/>
          <w:szCs w:val="24"/>
          <w:lang w:val="en"/>
        </w:rPr>
        <w:t>Figure 4.19: Prediction of Fulani Extremist Attack</w:t>
      </w:r>
    </w:p>
    <w:p w14:paraId="63B39048"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180" w:name="_Toc169935773"/>
      <w:bookmarkStart w:id="181" w:name="_Toc169937079"/>
      <w:r w:rsidRPr="00203516">
        <w:rPr>
          <w:rFonts w:ascii="Cambria" w:eastAsia="Times New Roman" w:hAnsi="Cambria" w:cs="Times New Roman"/>
          <w:b/>
          <w:bCs/>
          <w:color w:val="auto"/>
          <w:sz w:val="24"/>
          <w:szCs w:val="24"/>
          <w:lang w:val="en"/>
        </w:rPr>
        <w:lastRenderedPageBreak/>
        <w:t>4.6 System Evaluation</w:t>
      </w:r>
      <w:bookmarkEnd w:id="180"/>
      <w:bookmarkEnd w:id="181"/>
    </w:p>
    <w:p w14:paraId="7AB3176F"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The integrity of a system rest on outcome of its evaluation. As part of the effort to examine the efficiency of the proposed system, standard metrics such as accuracy, precision, recall and F1-Score were used in measuring the models’ performance. Accuracy measures the overall correctness of the model’s predictions, precision measures the accuracy of positive predictions, recall measures the proportion of actual positive cases correctly identified by the model, and F1-Score is a measure of a model’s accuracy that takes into account both precision and recall.</w:t>
      </w:r>
    </w:p>
    <w:p w14:paraId="4396F223"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The experimental results of terrorist classification using ensemble model and deep learning as presented in Table 4.1 have accuracy of 0.9937% and 0.9883% of training and testing respectively. This implies that the dataset can be trusted and used for terrorism classification and prediction. When the epoch was set to seven (7) the accuracy ranges from 97% - 99%. The Test/Train Loss Accuracy is captured in Table 1 while Test and Train </w:t>
      </w:r>
      <w:proofErr w:type="gramStart"/>
      <w:r w:rsidRPr="00203516">
        <w:rPr>
          <w:rFonts w:ascii="Times New Roman" w:eastAsia="Times New Roman" w:hAnsi="Times New Roman" w:cs="Times New Roman"/>
          <w:color w:val="auto"/>
          <w:sz w:val="24"/>
          <w:szCs w:val="24"/>
          <w:lang w:val="en"/>
        </w:rPr>
        <w:t>is</w:t>
      </w:r>
      <w:proofErr w:type="gramEnd"/>
      <w:r w:rsidRPr="00203516">
        <w:rPr>
          <w:rFonts w:ascii="Times New Roman" w:eastAsia="Times New Roman" w:hAnsi="Times New Roman" w:cs="Times New Roman"/>
          <w:color w:val="auto"/>
          <w:sz w:val="24"/>
          <w:szCs w:val="24"/>
          <w:lang w:val="en"/>
        </w:rPr>
        <w:t xml:space="preserve"> graphically shown in Figure 11. The model was able to predict and classify terrorism correctly when the number of epochs was set three unlike when it was set seven that resulted in overfitting of the model.</w:t>
      </w:r>
    </w:p>
    <w:p w14:paraId="10D40973"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In the literature, there is no existing work that hybridized ensemble of traditional machine models and deep learning models with heterogenous datasets. Although, some authors have use GTD dataset and some tweet from twitter separately. Similar research work was carried out by other researchers such as Uddin </w:t>
      </w:r>
      <w:r w:rsidRPr="00203516">
        <w:rPr>
          <w:rFonts w:ascii="Times New Roman" w:eastAsia="Times New Roman" w:hAnsi="Times New Roman" w:cs="Times New Roman"/>
          <w:i/>
          <w:iCs/>
          <w:color w:val="auto"/>
          <w:sz w:val="24"/>
          <w:szCs w:val="24"/>
          <w:lang w:val="en"/>
        </w:rPr>
        <w:t>et al.</w:t>
      </w:r>
      <w:r w:rsidRPr="00203516">
        <w:rPr>
          <w:rFonts w:ascii="Times New Roman" w:eastAsia="Times New Roman" w:hAnsi="Times New Roman" w:cs="Times New Roman"/>
          <w:color w:val="auto"/>
          <w:sz w:val="24"/>
          <w:szCs w:val="24"/>
          <w:lang w:val="en"/>
        </w:rPr>
        <w:t xml:space="preserve"> (2021) analyzed and predicted terrorist group responsible for the attack in Egypt using hybridized KNN and RFs with GTD dataset. George </w:t>
      </w:r>
      <w:r w:rsidRPr="00203516">
        <w:rPr>
          <w:rFonts w:ascii="Times New Roman" w:eastAsia="Times New Roman" w:hAnsi="Times New Roman" w:cs="Times New Roman"/>
          <w:i/>
          <w:iCs/>
          <w:color w:val="auto"/>
          <w:sz w:val="24"/>
          <w:szCs w:val="24"/>
          <w:lang w:val="en"/>
        </w:rPr>
        <w:t xml:space="preserve">et al. </w:t>
      </w:r>
      <w:r w:rsidRPr="00203516">
        <w:rPr>
          <w:rFonts w:ascii="Times New Roman" w:eastAsia="Times New Roman" w:hAnsi="Times New Roman" w:cs="Times New Roman"/>
          <w:color w:val="auto"/>
          <w:sz w:val="24"/>
          <w:szCs w:val="24"/>
          <w:lang w:val="en"/>
        </w:rPr>
        <w:t>(2023) build an intelligent model with a dataset of 5,503 of terrorist activity in Nigeria to identify patterns of terrorist activity in the country's six geopolitical zones. The average percentage scores obtained were 99.89%, 99.96%, 100%, and 99.98% for accuracy, precision, recall, and F1-score, respectively.</w:t>
      </w:r>
    </w:p>
    <w:p w14:paraId="317B475C"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From the foregoing, the system achieved better result, therefore, it can be deployed as a pilot system by security agents in conjunction with the existing traditional methods to improve the fight against terrorism.</w:t>
      </w:r>
    </w:p>
    <w:p w14:paraId="616D724E" w14:textId="77777777" w:rsidR="00203516" w:rsidRPr="00203516" w:rsidRDefault="00203516" w:rsidP="00203516">
      <w:pPr>
        <w:keepNext/>
        <w:keepLines/>
        <w:tabs>
          <w:tab w:val="clear" w:pos="720"/>
        </w:tabs>
        <w:suppressAutoHyphens w:val="0"/>
        <w:spacing w:before="240" w:after="0" w:line="259" w:lineRule="auto"/>
        <w:jc w:val="center"/>
        <w:outlineLvl w:val="0"/>
        <w:rPr>
          <w:rFonts w:ascii="Times New Roman" w:eastAsia="Times New Roman" w:hAnsi="Times New Roman" w:cs="Times New Roman"/>
          <w:b/>
          <w:bCs/>
          <w:i/>
          <w:iCs/>
          <w:color w:val="auto"/>
          <w:sz w:val="28"/>
          <w:szCs w:val="32"/>
          <w14:ligatures w14:val="standardContextual"/>
        </w:rPr>
      </w:pPr>
      <w:bookmarkStart w:id="182" w:name="_Toc169935774"/>
      <w:bookmarkStart w:id="183" w:name="_Toc169937080"/>
      <w:bookmarkEnd w:id="113"/>
      <w:r w:rsidRPr="00203516">
        <w:rPr>
          <w:rFonts w:ascii="Times New Roman" w:eastAsia="Times New Roman" w:hAnsi="Times New Roman" w:cs="Times New Roman"/>
          <w:b/>
          <w:bCs/>
          <w:color w:val="auto"/>
          <w:sz w:val="28"/>
          <w:szCs w:val="32"/>
          <w14:ligatures w14:val="standardContextual"/>
        </w:rPr>
        <w:lastRenderedPageBreak/>
        <w:t>CHAPTER FIVE</w:t>
      </w:r>
      <w:bookmarkEnd w:id="182"/>
      <w:bookmarkEnd w:id="183"/>
    </w:p>
    <w:p w14:paraId="3EC70B07" w14:textId="77777777" w:rsidR="00203516" w:rsidRPr="00203516" w:rsidRDefault="00203516" w:rsidP="00203516">
      <w:pPr>
        <w:keepNext/>
        <w:keepLines/>
        <w:tabs>
          <w:tab w:val="clear" w:pos="720"/>
        </w:tabs>
        <w:suppressAutoHyphens w:val="0"/>
        <w:spacing w:before="240" w:after="240" w:line="360" w:lineRule="auto"/>
        <w:jc w:val="center"/>
        <w:outlineLvl w:val="1"/>
        <w:rPr>
          <w:rFonts w:ascii="Times New Roman" w:eastAsia="Times New Roman" w:hAnsi="Times New Roman" w:cs="Times New Roman"/>
          <w:b/>
          <w:color w:val="auto"/>
          <w:sz w:val="28"/>
          <w:szCs w:val="28"/>
          <w:lang w:val="en"/>
        </w:rPr>
      </w:pPr>
      <w:bookmarkStart w:id="184" w:name="_Toc169935775"/>
      <w:bookmarkStart w:id="185" w:name="_Toc169937081"/>
      <w:r w:rsidRPr="00203516">
        <w:rPr>
          <w:rFonts w:ascii="Times New Roman" w:eastAsia="Times New Roman" w:hAnsi="Times New Roman" w:cs="Times New Roman"/>
          <w:b/>
          <w:color w:val="auto"/>
          <w:sz w:val="28"/>
          <w:szCs w:val="28"/>
          <w:lang w:val="en"/>
        </w:rPr>
        <w:t>CONCLUSION AND RECOMMENDATION</w:t>
      </w:r>
      <w:bookmarkEnd w:id="184"/>
      <w:bookmarkEnd w:id="185"/>
    </w:p>
    <w:p w14:paraId="74FEEC92"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186" w:name="_Toc169935776"/>
      <w:bookmarkStart w:id="187" w:name="_Toc169937082"/>
      <w:r w:rsidRPr="00203516">
        <w:rPr>
          <w:rFonts w:ascii="Cambria" w:eastAsia="Times New Roman" w:hAnsi="Cambria" w:cs="Times New Roman"/>
          <w:b/>
          <w:bCs/>
          <w:color w:val="auto"/>
          <w:sz w:val="24"/>
          <w:szCs w:val="24"/>
          <w:lang w:val="en"/>
        </w:rPr>
        <w:t>5.1 Conclusion</w:t>
      </w:r>
      <w:bookmarkEnd w:id="186"/>
      <w:bookmarkEnd w:id="187"/>
    </w:p>
    <w:p w14:paraId="72C6A5DB"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Terrorism activities and its attendant impacts increase daily in the society. It is therefore important to be able to predict and know whether there will be terrorism activities based on the interaction of the people on social media in conjunction with the standardized GTD dataset. The terrorism prediction and classification are important to prevent criminal activities before the occurrence and take adequate measure to prevent the intending heinous acts. Due to the technology advancement and social change, criminal tends to explore social media platform to propagate terrorism, recruit the innocent citizens, plan the attack on their target and evaluate the impact of their attack. Therefore, it is necessary to monitor what people post online with regards to the national security without infringe on their privacy.</w:t>
      </w:r>
    </w:p>
    <w:p w14:paraId="49D5B679" w14:textId="77777777" w:rsidR="00203516" w:rsidRPr="00203516" w:rsidRDefault="00203516" w:rsidP="00203516">
      <w:pPr>
        <w:tabs>
          <w:tab w:val="clear" w:pos="720"/>
        </w:tabs>
        <w:suppressAutoHyphens w:val="0"/>
        <w:spacing w:before="24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The developed model used GTD dataset from 1970 to 2020 that consists of over two hundred thousand (209,707) records and scraped dataset from the x.com (formally known as twitter) as well as conventional news media that is consist of five thousand, five hundred and fifty (5,550) records. The collected datasets were explored using the ensemble machine leaning model that consist of LR, RF and SVM as well as two </w:t>
      </w:r>
      <w:proofErr w:type="gramStart"/>
      <w:r w:rsidRPr="00203516">
        <w:rPr>
          <w:rFonts w:ascii="Times New Roman" w:eastAsia="Times New Roman" w:hAnsi="Times New Roman" w:cs="Times New Roman"/>
          <w:color w:val="auto"/>
          <w:sz w:val="24"/>
          <w:szCs w:val="24"/>
          <w:lang w:val="en"/>
        </w:rPr>
        <w:t>state</w:t>
      </w:r>
      <w:proofErr w:type="gramEnd"/>
      <w:r w:rsidRPr="00203516">
        <w:rPr>
          <w:rFonts w:ascii="Times New Roman" w:eastAsia="Times New Roman" w:hAnsi="Times New Roman" w:cs="Times New Roman"/>
          <w:color w:val="auto"/>
          <w:sz w:val="24"/>
          <w:szCs w:val="24"/>
          <w:lang w:val="en"/>
        </w:rPr>
        <w:t xml:space="preserve"> of the art deep learning model namely; BERT and BiLSTM. All the models performed excellently. Apart from the fact that none of the model has accuracy less than 97%, RF, LR, SVM, Ensemble Model, BERT and BiLSTM has the accuracy of 98.11%, 97.21%, 97.84%, 97.92%, 97.43% and 98.38% respectively. SVM has the highest accuracy among the traditional machine learning model and also, BiLSTM has the higher accuracy ahead of BERT. The BiLSTM has highest precision of 99.40% LR has lowest precision of 94.67% while specificity of all the models ranges from 99.87% to 99.93%, which means all post that were classified negative i.e. non- terrorist statement were correctly classified up to 99.87%. </w:t>
      </w:r>
    </w:p>
    <w:p w14:paraId="26C619CC" w14:textId="77777777" w:rsidR="00203516" w:rsidRPr="00203516" w:rsidRDefault="00203516" w:rsidP="00203516">
      <w:pPr>
        <w:tabs>
          <w:tab w:val="clear" w:pos="720"/>
        </w:tabs>
        <w:suppressAutoHyphens w:val="0"/>
        <w:spacing w:before="24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The F1-Score for all the models (RF, LR, SVM, Ensemble Model, BERT and BiLSTM) are 97.54%, 95.85%, 97.10%, 97.10%, 97.54% and 98.38% respectively, this is used to take care of any data imbalance that could arise from wrong classification from recall and precision and he result show that BiLSTM outperform other models. The web application </w:t>
      </w:r>
      <w:r w:rsidRPr="00203516">
        <w:rPr>
          <w:rFonts w:ascii="Times New Roman" w:eastAsia="Times New Roman" w:hAnsi="Times New Roman" w:cs="Times New Roman"/>
          <w:color w:val="auto"/>
          <w:sz w:val="24"/>
          <w:szCs w:val="24"/>
          <w:lang w:val="en"/>
        </w:rPr>
        <w:lastRenderedPageBreak/>
        <w:t xml:space="preserve">also performs well by predicting the name of terrorist group that may likely unleash attack on the target, the type attack that may likely be carried out and the likely location of the predicting attack. The proposed system performs excellently well which attested to the potential of the machine learning in solving the security threat ravaging the nation. </w:t>
      </w:r>
    </w:p>
    <w:p w14:paraId="18D878C9"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bookmarkStart w:id="188" w:name="_Hlk173345709"/>
      <w:r w:rsidRPr="00203516">
        <w:rPr>
          <w:rFonts w:ascii="Cambria" w:eastAsia="Times New Roman" w:hAnsi="Cambria" w:cs="Times New Roman"/>
          <w:b/>
          <w:bCs/>
          <w:color w:val="auto"/>
          <w:sz w:val="24"/>
          <w:szCs w:val="24"/>
          <w:lang w:val="en"/>
        </w:rPr>
        <w:t>5.2 Recommendation</w:t>
      </w:r>
    </w:p>
    <w:bookmarkEnd w:id="188"/>
    <w:p w14:paraId="439E6A0C"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The proposed study in this work will contribute to the elimination of many security challenges by improves the effectiveness and efficiency of the security forces in taken pro-active measure to prevent the terror act occurrence rather than looking for way of rehabilitation the damage coursed by the terrorist attack and bring about improvement on the fight against terrorism. With promising results from this research work, the government should channel adequate resources to explore deep learning in order to assist the security agencies in tackling security challenges. </w:t>
      </w:r>
    </w:p>
    <w:p w14:paraId="2F571C96"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r w:rsidRPr="00203516">
        <w:rPr>
          <w:rFonts w:ascii="Cambria" w:eastAsia="Times New Roman" w:hAnsi="Cambria" w:cs="Times New Roman"/>
          <w:b/>
          <w:bCs/>
          <w:color w:val="auto"/>
          <w:sz w:val="24"/>
          <w:szCs w:val="24"/>
          <w:lang w:val="en"/>
        </w:rPr>
        <w:t>5.3 Future Work</w:t>
      </w:r>
    </w:p>
    <w:p w14:paraId="3BF0723F" w14:textId="77777777" w:rsidR="00203516" w:rsidRPr="00203516" w:rsidRDefault="00203516" w:rsidP="00203516">
      <w:pPr>
        <w:tabs>
          <w:tab w:val="clear" w:pos="720"/>
        </w:tabs>
        <w:suppressAutoHyphens w:val="0"/>
        <w:spacing w:before="280" w:after="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Future work should include real time web scraping to make the product more adaptive and flexible in terms of data collection and terrorism prediction.</w:t>
      </w:r>
    </w:p>
    <w:p w14:paraId="125BA6DE" w14:textId="77777777" w:rsidR="00203516" w:rsidRPr="00203516" w:rsidRDefault="00203516" w:rsidP="00203516">
      <w:pPr>
        <w:keepNext/>
        <w:keepLines/>
        <w:tabs>
          <w:tab w:val="clear" w:pos="720"/>
        </w:tabs>
        <w:suppressAutoHyphens w:val="0"/>
        <w:spacing w:before="200" w:after="0" w:line="360" w:lineRule="auto"/>
        <w:ind w:left="80"/>
        <w:outlineLvl w:val="2"/>
        <w:rPr>
          <w:rFonts w:ascii="Cambria" w:eastAsia="Times New Roman" w:hAnsi="Cambria" w:cs="Times New Roman"/>
          <w:b/>
          <w:bCs/>
          <w:color w:val="auto"/>
          <w:sz w:val="24"/>
          <w:szCs w:val="24"/>
          <w:lang w:val="en"/>
        </w:rPr>
      </w:pPr>
      <w:r w:rsidRPr="00203516">
        <w:rPr>
          <w:rFonts w:ascii="Cambria" w:eastAsia="Times New Roman" w:hAnsi="Cambria" w:cs="Times New Roman"/>
          <w:b/>
          <w:bCs/>
          <w:color w:val="auto"/>
          <w:sz w:val="24"/>
          <w:szCs w:val="24"/>
          <w:lang w:val="en"/>
        </w:rPr>
        <w:t>5.4 Contribution to Knowledge</w:t>
      </w:r>
    </w:p>
    <w:p w14:paraId="611D4D2A" w14:textId="77777777" w:rsidR="00203516" w:rsidRPr="00203516" w:rsidRDefault="00203516" w:rsidP="00203516">
      <w:pPr>
        <w:tabs>
          <w:tab w:val="clear" w:pos="720"/>
        </w:tabs>
        <w:suppressAutoHyphens w:val="0"/>
        <w:spacing w:before="280" w:after="240" w:line="360" w:lineRule="auto"/>
        <w:ind w:left="80"/>
        <w:jc w:val="both"/>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The findings of this research established a system-based machine learning model for terrorism prediction to assist the security agents to be more proactive in their fight against terrorism.</w:t>
      </w:r>
    </w:p>
    <w:p w14:paraId="3C263F24" w14:textId="77777777" w:rsid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p>
    <w:p w14:paraId="1D388957" w14:textId="77777777" w:rsid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p>
    <w:p w14:paraId="2BC68861" w14:textId="77777777" w:rsid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p>
    <w:p w14:paraId="6B8DCC00"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p>
    <w:p w14:paraId="22511DB9" w14:textId="77777777" w:rsidR="00203516" w:rsidRPr="00203516" w:rsidRDefault="00203516" w:rsidP="00203516">
      <w:pPr>
        <w:keepNext/>
        <w:keepLines/>
        <w:tabs>
          <w:tab w:val="clear" w:pos="720"/>
        </w:tabs>
        <w:suppressAutoHyphens w:val="0"/>
        <w:spacing w:before="240" w:after="0" w:line="259" w:lineRule="auto"/>
        <w:jc w:val="center"/>
        <w:outlineLvl w:val="0"/>
        <w:rPr>
          <w:rFonts w:ascii="Times New Roman" w:eastAsia="Times New Roman" w:hAnsi="Times New Roman" w:cs="Times New Roman"/>
          <w:b/>
          <w:bCs/>
          <w:color w:val="auto"/>
          <w:sz w:val="24"/>
          <w:szCs w:val="24"/>
          <w:lang w:val="pt-BR"/>
          <w14:ligatures w14:val="standardContextual"/>
        </w:rPr>
      </w:pPr>
      <w:r w:rsidRPr="00203516">
        <w:rPr>
          <w:rFonts w:ascii="Times New Roman" w:eastAsia="Times New Roman" w:hAnsi="Times New Roman" w:cs="Times New Roman"/>
          <w:b/>
          <w:bCs/>
          <w:color w:val="auto"/>
          <w:sz w:val="24"/>
          <w:szCs w:val="24"/>
          <w:lang w:val="pt-BR"/>
          <w14:ligatures w14:val="standardContextual"/>
        </w:rPr>
        <w:lastRenderedPageBreak/>
        <w:t>REFERENCES</w:t>
      </w:r>
    </w:p>
    <w:p w14:paraId="1CEE0D4A" w14:textId="77777777" w:rsidR="00203516" w:rsidRPr="00203516" w:rsidRDefault="00203516" w:rsidP="00203516">
      <w:pPr>
        <w:tabs>
          <w:tab w:val="clear" w:pos="720"/>
        </w:tabs>
        <w:suppressAutoHyphens w:val="0"/>
        <w:spacing w:before="280" w:after="0" w:line="360" w:lineRule="auto"/>
        <w:ind w:left="850" w:hanging="850"/>
        <w:jc w:val="both"/>
        <w:rPr>
          <w:rFonts w:ascii="Times New Roman" w:eastAsia="Calibri" w:hAnsi="Times New Roman" w:cs="Times New Roman"/>
          <w:color w:val="auto"/>
          <w:kern w:val="24"/>
          <w:sz w:val="24"/>
          <w:szCs w:val="24"/>
          <w:lang w:val="en"/>
        </w:rPr>
      </w:pPr>
      <w:r w:rsidRPr="00203516">
        <w:rPr>
          <w:rFonts w:ascii="Times New Roman" w:eastAsia="Calibri" w:hAnsi="Times New Roman" w:cs="Times New Roman"/>
          <w:color w:val="auto"/>
          <w:kern w:val="24"/>
          <w:sz w:val="24"/>
          <w:szCs w:val="24"/>
          <w:lang w:val="pt-BR"/>
        </w:rPr>
        <w:t xml:space="preserve">Abdalsalam, M., Li, C., Dahou, A. and Noor, S. (2021). </w:t>
      </w:r>
      <w:r w:rsidRPr="00203516">
        <w:rPr>
          <w:rFonts w:ascii="Times New Roman" w:eastAsia="Calibri" w:hAnsi="Times New Roman" w:cs="Times New Roman"/>
          <w:color w:val="auto"/>
          <w:kern w:val="24"/>
          <w:sz w:val="24"/>
          <w:szCs w:val="24"/>
          <w:lang w:val="en"/>
        </w:rPr>
        <w:t>A Study of the Effects of Textual Features on Prediction of Terrorism Attacks in GTD Dataset. </w:t>
      </w:r>
      <w:r w:rsidRPr="00203516">
        <w:rPr>
          <w:rFonts w:ascii="Times New Roman" w:eastAsia="Calibri" w:hAnsi="Times New Roman" w:cs="Times New Roman"/>
          <w:i/>
          <w:iCs/>
          <w:color w:val="auto"/>
          <w:kern w:val="24"/>
          <w:sz w:val="24"/>
          <w:szCs w:val="24"/>
          <w:lang w:val="en"/>
        </w:rPr>
        <w:t>Engineering Letters</w:t>
      </w:r>
      <w:r w:rsidRPr="00203516">
        <w:rPr>
          <w:rFonts w:ascii="Times New Roman" w:eastAsia="Calibri" w:hAnsi="Times New Roman" w:cs="Times New Roman"/>
          <w:color w:val="auto"/>
          <w:kern w:val="24"/>
          <w:sz w:val="24"/>
          <w:szCs w:val="24"/>
          <w:lang w:val="en"/>
        </w:rPr>
        <w:t>, 29(2).</w:t>
      </w:r>
    </w:p>
    <w:p w14:paraId="73808381" w14:textId="77777777" w:rsidR="00203516" w:rsidRPr="00203516" w:rsidRDefault="00203516" w:rsidP="00203516">
      <w:pPr>
        <w:tabs>
          <w:tab w:val="clear" w:pos="720"/>
        </w:tabs>
        <w:suppressAutoHyphens w:val="0"/>
        <w:spacing w:before="280" w:after="0" w:line="360" w:lineRule="auto"/>
        <w:ind w:left="850" w:hanging="850"/>
        <w:jc w:val="both"/>
        <w:rPr>
          <w:rFonts w:ascii="Times New Roman" w:eastAsia="Times New Roman" w:hAnsi="Times New Roman" w:cs="Times New Roman"/>
          <w:color w:val="auto"/>
          <w:sz w:val="24"/>
          <w:szCs w:val="24"/>
          <w:lang w:val="en"/>
        </w:rPr>
      </w:pPr>
      <w:r w:rsidRPr="00203516">
        <w:rPr>
          <w:rFonts w:ascii="Times New Roman" w:eastAsia="Calibri" w:hAnsi="Times New Roman" w:cs="Times New Roman"/>
          <w:color w:val="auto"/>
          <w:kern w:val="24"/>
          <w:sz w:val="24"/>
          <w:szCs w:val="24"/>
          <w:lang w:val="en"/>
        </w:rPr>
        <w:t xml:space="preserve">Anwar, S., Beg, M. O., Saleem, K., Ahmed, Z. and Tariq, U. (2022). Social relationship analysis using state-of-the-art embeddings. </w:t>
      </w:r>
      <w:r w:rsidRPr="00203516">
        <w:rPr>
          <w:rFonts w:ascii="Times New Roman" w:eastAsia="Calibri" w:hAnsi="Times New Roman" w:cs="Times New Roman"/>
          <w:i/>
          <w:iCs/>
          <w:color w:val="auto"/>
          <w:kern w:val="24"/>
          <w:sz w:val="24"/>
          <w:szCs w:val="24"/>
          <w:lang w:val="en"/>
        </w:rPr>
        <w:t>In Transactions on Asian and Low-Resource Language Information Processing</w:t>
      </w:r>
      <w:r w:rsidRPr="00203516">
        <w:rPr>
          <w:rFonts w:ascii="Times New Roman" w:eastAsia="Calibri" w:hAnsi="Times New Roman" w:cs="Times New Roman"/>
          <w:color w:val="auto"/>
          <w:kern w:val="24"/>
          <w:sz w:val="24"/>
          <w:szCs w:val="24"/>
          <w:lang w:val="en"/>
        </w:rPr>
        <w:t>.</w:t>
      </w:r>
    </w:p>
    <w:p w14:paraId="2441F1D6" w14:textId="77777777" w:rsidR="00203516" w:rsidRPr="00203516" w:rsidRDefault="00203516" w:rsidP="00203516">
      <w:pPr>
        <w:tabs>
          <w:tab w:val="clear" w:pos="720"/>
        </w:tabs>
        <w:suppressAutoHyphens w:val="0"/>
        <w:spacing w:before="280" w:after="0" w:line="360" w:lineRule="auto"/>
        <w:ind w:left="850" w:hanging="850"/>
        <w:jc w:val="both"/>
        <w:rPr>
          <w:rFonts w:ascii="Times New Roman" w:eastAsia="Calibri" w:hAnsi="Times New Roman" w:cs="Times New Roman"/>
          <w:color w:val="auto"/>
          <w:kern w:val="24"/>
          <w:sz w:val="24"/>
          <w:szCs w:val="24"/>
          <w:lang w:val="en"/>
        </w:rPr>
      </w:pPr>
      <w:r w:rsidRPr="00203516">
        <w:rPr>
          <w:rFonts w:ascii="Times New Roman" w:eastAsia="Calibri" w:hAnsi="Times New Roman" w:cs="Times New Roman"/>
          <w:color w:val="auto"/>
          <w:kern w:val="24"/>
          <w:sz w:val="24"/>
          <w:szCs w:val="24"/>
          <w:lang w:val="en"/>
        </w:rPr>
        <w:t xml:space="preserve">Bian W., Wang C., Ye Z. and Yan L. (2019). Emotional Text Analysis Based on Ensemble Learning of Three Different Classification Algorithms. </w:t>
      </w:r>
      <w:r w:rsidRPr="00203516">
        <w:rPr>
          <w:rFonts w:ascii="Times New Roman" w:eastAsia="Calibri" w:hAnsi="Times New Roman" w:cs="Times New Roman"/>
          <w:i/>
          <w:iCs/>
          <w:color w:val="auto"/>
          <w:kern w:val="24"/>
          <w:sz w:val="24"/>
          <w:szCs w:val="24"/>
          <w:lang w:val="en"/>
        </w:rPr>
        <w:t>In 2019 10th IEEE International Conference on Intelligent Data Acquisition and Advanced Computing Systems: Technology and Applications</w:t>
      </w:r>
      <w:r w:rsidRPr="00203516">
        <w:rPr>
          <w:rFonts w:ascii="Times New Roman" w:eastAsia="Calibri" w:hAnsi="Times New Roman" w:cs="Times New Roman"/>
          <w:color w:val="auto"/>
          <w:kern w:val="24"/>
          <w:sz w:val="24"/>
          <w:szCs w:val="24"/>
          <w:lang w:val="en"/>
        </w:rPr>
        <w:t xml:space="preserve"> (IDAACS). IEEE.  pp 938–941.</w:t>
      </w:r>
    </w:p>
    <w:p w14:paraId="10E76FE5" w14:textId="77777777" w:rsidR="00203516" w:rsidRPr="00203516" w:rsidRDefault="00203516" w:rsidP="00203516">
      <w:pPr>
        <w:tabs>
          <w:tab w:val="clear" w:pos="720"/>
        </w:tabs>
        <w:suppressAutoHyphens w:val="0"/>
        <w:spacing w:before="280" w:after="0" w:line="360" w:lineRule="auto"/>
        <w:ind w:left="850" w:hanging="850"/>
        <w:jc w:val="both"/>
        <w:rPr>
          <w:rFonts w:ascii="Times New Roman" w:eastAsia="Calibri" w:hAnsi="Times New Roman" w:cs="Times New Roman"/>
          <w:color w:val="auto"/>
          <w:kern w:val="24"/>
          <w:sz w:val="24"/>
          <w:szCs w:val="24"/>
          <w:lang w:val="en"/>
        </w:rPr>
      </w:pPr>
      <w:r w:rsidRPr="00203516">
        <w:rPr>
          <w:rFonts w:ascii="Times New Roman" w:eastAsia="Calibri" w:hAnsi="Times New Roman" w:cs="Times New Roman"/>
          <w:color w:val="auto"/>
          <w:kern w:val="24"/>
          <w:sz w:val="24"/>
          <w:szCs w:val="24"/>
          <w:lang w:val="en"/>
        </w:rPr>
        <w:t xml:space="preserve">Björgo, T. (1993). Role of the media in racist violence. </w:t>
      </w:r>
      <w:r w:rsidRPr="00203516">
        <w:rPr>
          <w:rFonts w:ascii="Times New Roman" w:eastAsia="Calibri" w:hAnsi="Times New Roman" w:cs="Times New Roman"/>
          <w:i/>
          <w:iCs/>
          <w:color w:val="auto"/>
          <w:kern w:val="24"/>
          <w:sz w:val="24"/>
          <w:szCs w:val="24"/>
          <w:lang w:val="en"/>
        </w:rPr>
        <w:t>In</w:t>
      </w:r>
      <w:r w:rsidRPr="00203516">
        <w:rPr>
          <w:rFonts w:ascii="Times New Roman" w:eastAsia="Calibri" w:hAnsi="Times New Roman" w:cs="Times New Roman"/>
          <w:color w:val="auto"/>
          <w:kern w:val="24"/>
          <w:sz w:val="24"/>
          <w:szCs w:val="24"/>
          <w:lang w:val="en"/>
        </w:rPr>
        <w:t> </w:t>
      </w:r>
      <w:r w:rsidRPr="00203516">
        <w:rPr>
          <w:rFonts w:ascii="Times New Roman" w:eastAsia="Calibri" w:hAnsi="Times New Roman" w:cs="Times New Roman"/>
          <w:i/>
          <w:iCs/>
          <w:color w:val="auto"/>
          <w:kern w:val="24"/>
          <w:sz w:val="24"/>
          <w:szCs w:val="24"/>
          <w:lang w:val="en"/>
        </w:rPr>
        <w:t>Racist violence in Europe</w:t>
      </w:r>
      <w:r w:rsidRPr="00203516">
        <w:rPr>
          <w:rFonts w:ascii="Times New Roman" w:eastAsia="Calibri" w:hAnsi="Times New Roman" w:cs="Times New Roman"/>
          <w:color w:val="auto"/>
          <w:kern w:val="24"/>
          <w:sz w:val="24"/>
          <w:szCs w:val="24"/>
          <w:lang w:val="en"/>
        </w:rPr>
        <w:t> (pp. 96-112).</w:t>
      </w:r>
    </w:p>
    <w:p w14:paraId="19BC4CCE" w14:textId="77777777" w:rsidR="00203516" w:rsidRPr="00203516" w:rsidRDefault="00203516" w:rsidP="00203516">
      <w:pPr>
        <w:tabs>
          <w:tab w:val="clear" w:pos="720"/>
        </w:tabs>
        <w:suppressAutoHyphens w:val="0"/>
        <w:spacing w:before="280" w:after="0" w:line="360" w:lineRule="auto"/>
        <w:ind w:left="850" w:hanging="850"/>
        <w:jc w:val="both"/>
        <w:rPr>
          <w:rFonts w:ascii="Times New Roman" w:eastAsia="Times New Roman" w:hAnsi="Times New Roman" w:cs="Times New Roman"/>
          <w:color w:val="auto"/>
          <w:sz w:val="24"/>
          <w:szCs w:val="24"/>
          <w:lang w:val="en"/>
        </w:rPr>
      </w:pPr>
      <w:proofErr w:type="spellStart"/>
      <w:r w:rsidRPr="00203516">
        <w:rPr>
          <w:rFonts w:ascii="Times New Roman" w:eastAsia="Times New Roman" w:hAnsi="Times New Roman" w:cs="Times New Roman"/>
          <w:color w:val="auto"/>
          <w:sz w:val="24"/>
          <w:szCs w:val="24"/>
          <w:lang w:val="en"/>
        </w:rPr>
        <w:t>Danjibo</w:t>
      </w:r>
      <w:proofErr w:type="spellEnd"/>
      <w:r w:rsidRPr="00203516">
        <w:rPr>
          <w:rFonts w:ascii="Times New Roman" w:eastAsia="Times New Roman" w:hAnsi="Times New Roman" w:cs="Times New Roman"/>
          <w:color w:val="auto"/>
          <w:sz w:val="24"/>
          <w:szCs w:val="24"/>
          <w:lang w:val="en"/>
        </w:rPr>
        <w:t>, N. D. (2010). Islamic Fundamentalism and Sectarian Violence: The “Maitatsine” and “Boko Haram” Crises in Northern Nigeria, Published online by the University of Ibadan, 2010. </w:t>
      </w:r>
      <w:r w:rsidRPr="00203516">
        <w:rPr>
          <w:rFonts w:ascii="Times New Roman" w:eastAsia="Times New Roman" w:hAnsi="Times New Roman" w:cs="Times New Roman"/>
          <w:i/>
          <w:iCs/>
          <w:color w:val="auto"/>
          <w:sz w:val="24"/>
          <w:szCs w:val="24"/>
          <w:lang w:val="en"/>
        </w:rPr>
        <w:t xml:space="preserve"> &lt;www.ifranigeria.org/…/ND-_</w:t>
      </w:r>
      <w:proofErr w:type="spellStart"/>
      <w:r w:rsidRPr="00203516">
        <w:rPr>
          <w:rFonts w:ascii="Times New Roman" w:eastAsia="Times New Roman" w:hAnsi="Times New Roman" w:cs="Times New Roman"/>
          <w:i/>
          <w:iCs/>
          <w:color w:val="auto"/>
          <w:sz w:val="24"/>
          <w:szCs w:val="24"/>
          <w:lang w:val="en"/>
        </w:rPr>
        <w:t>Danjibo</w:t>
      </w:r>
      <w:proofErr w:type="spellEnd"/>
      <w:r w:rsidRPr="00203516">
        <w:rPr>
          <w:rFonts w:ascii="Times New Roman" w:eastAsia="Times New Roman" w:hAnsi="Times New Roman" w:cs="Times New Roman"/>
          <w:i/>
          <w:iCs/>
          <w:color w:val="auto"/>
          <w:sz w:val="24"/>
          <w:szCs w:val="24"/>
          <w:lang w:val="en"/>
        </w:rPr>
        <w:t>-_</w:t>
      </w:r>
      <w:proofErr w:type="spellStart"/>
      <w:r w:rsidRPr="00203516">
        <w:rPr>
          <w:rFonts w:ascii="Times New Roman" w:eastAsia="Times New Roman" w:hAnsi="Times New Roman" w:cs="Times New Roman"/>
          <w:i/>
          <w:iCs/>
          <w:color w:val="auto"/>
          <w:sz w:val="24"/>
          <w:szCs w:val="24"/>
          <w:lang w:val="en"/>
        </w:rPr>
        <w:t>Islamic_Fundamentalism</w:t>
      </w:r>
      <w:proofErr w:type="spellEnd"/>
      <w:r w:rsidRPr="00203516">
        <w:rPr>
          <w:rFonts w:ascii="Times New Roman" w:eastAsia="Times New Roman" w:hAnsi="Times New Roman" w:cs="Times New Roman"/>
          <w:i/>
          <w:iCs/>
          <w:color w:val="auto"/>
          <w:sz w:val="24"/>
          <w:szCs w:val="24"/>
          <w:lang w:val="en"/>
        </w:rPr>
        <w:t>&gt; (accessed 5May 2024)</w:t>
      </w:r>
      <w:r w:rsidRPr="00203516">
        <w:rPr>
          <w:rFonts w:ascii="Times New Roman" w:eastAsia="Times New Roman" w:hAnsi="Times New Roman" w:cs="Times New Roman"/>
          <w:color w:val="auto"/>
          <w:sz w:val="24"/>
          <w:szCs w:val="24"/>
          <w:lang w:val="en"/>
        </w:rPr>
        <w:t>.</w:t>
      </w:r>
    </w:p>
    <w:p w14:paraId="67DB3F8B" w14:textId="77777777" w:rsidR="00203516" w:rsidRPr="00203516" w:rsidRDefault="00203516" w:rsidP="00203516">
      <w:pPr>
        <w:tabs>
          <w:tab w:val="clear" w:pos="720"/>
        </w:tabs>
        <w:suppressAutoHyphens w:val="0"/>
        <w:spacing w:before="280" w:after="0" w:line="360" w:lineRule="auto"/>
        <w:ind w:left="850" w:hanging="850"/>
        <w:jc w:val="both"/>
        <w:rPr>
          <w:rFonts w:ascii="Times New Roman" w:eastAsia="Times New Roman" w:hAnsi="Times New Roman" w:cs="Times New Roman"/>
          <w:color w:val="auto"/>
          <w:sz w:val="24"/>
          <w:szCs w:val="24"/>
          <w:lang w:val="en"/>
        </w:rPr>
      </w:pPr>
      <w:r w:rsidRPr="00203516">
        <w:rPr>
          <w:rFonts w:ascii="Times New Roman" w:eastAsia="Calibri" w:hAnsi="Times New Roman" w:cs="Times New Roman"/>
          <w:color w:val="auto"/>
          <w:kern w:val="24"/>
          <w:sz w:val="24"/>
          <w:szCs w:val="24"/>
          <w:lang w:val="en"/>
        </w:rPr>
        <w:t>Desmarais, B. A. and Cranmer, S. J. (2013). Forecasting the locational dynamics of transnational terrorism: A network analytic approach. </w:t>
      </w:r>
      <w:r w:rsidRPr="00203516">
        <w:rPr>
          <w:rFonts w:ascii="Times New Roman" w:eastAsia="Calibri" w:hAnsi="Times New Roman" w:cs="Times New Roman"/>
          <w:i/>
          <w:iCs/>
          <w:color w:val="auto"/>
          <w:kern w:val="24"/>
          <w:sz w:val="24"/>
          <w:szCs w:val="24"/>
          <w:lang w:val="en"/>
        </w:rPr>
        <w:t>Security Informatics</w:t>
      </w:r>
      <w:r w:rsidRPr="00203516">
        <w:rPr>
          <w:rFonts w:ascii="Times New Roman" w:eastAsia="Calibri" w:hAnsi="Times New Roman" w:cs="Times New Roman"/>
          <w:color w:val="auto"/>
          <w:kern w:val="24"/>
          <w:sz w:val="24"/>
          <w:szCs w:val="24"/>
          <w:lang w:val="en"/>
        </w:rPr>
        <w:t>, </w:t>
      </w:r>
      <w:r w:rsidRPr="00203516">
        <w:rPr>
          <w:rFonts w:ascii="Times New Roman" w:eastAsia="Calibri" w:hAnsi="Times New Roman" w:cs="Times New Roman"/>
          <w:i/>
          <w:iCs/>
          <w:color w:val="auto"/>
          <w:kern w:val="24"/>
          <w:sz w:val="24"/>
          <w:szCs w:val="24"/>
          <w:lang w:val="en"/>
        </w:rPr>
        <w:t>2</w:t>
      </w:r>
      <w:r w:rsidRPr="00203516">
        <w:rPr>
          <w:rFonts w:ascii="Times New Roman" w:eastAsia="Calibri" w:hAnsi="Times New Roman" w:cs="Times New Roman"/>
          <w:color w:val="auto"/>
          <w:kern w:val="24"/>
          <w:sz w:val="24"/>
          <w:szCs w:val="24"/>
          <w:lang w:val="en"/>
        </w:rPr>
        <w:t>(1), 1-12.</w:t>
      </w:r>
    </w:p>
    <w:p w14:paraId="6121A6FD" w14:textId="77777777" w:rsidR="00203516" w:rsidRPr="00203516" w:rsidRDefault="00203516" w:rsidP="00203516">
      <w:pPr>
        <w:tabs>
          <w:tab w:val="clear" w:pos="720"/>
        </w:tabs>
        <w:suppressAutoHyphens w:val="0"/>
        <w:spacing w:before="280" w:after="0" w:line="360" w:lineRule="auto"/>
        <w:ind w:left="850" w:hanging="850"/>
        <w:jc w:val="both"/>
        <w:rPr>
          <w:rFonts w:ascii="Times New Roman" w:eastAsia="Calibri" w:hAnsi="Times New Roman" w:cs="Times New Roman"/>
          <w:color w:val="auto"/>
          <w:kern w:val="24"/>
          <w:sz w:val="24"/>
          <w:szCs w:val="24"/>
          <w:lang w:val="en"/>
        </w:rPr>
      </w:pPr>
      <w:r w:rsidRPr="00203516">
        <w:rPr>
          <w:rFonts w:ascii="Times New Roman" w:eastAsia="Calibri" w:hAnsi="Times New Roman" w:cs="Times New Roman"/>
          <w:color w:val="auto"/>
          <w:kern w:val="24"/>
          <w:sz w:val="24"/>
          <w:szCs w:val="24"/>
          <w:lang w:val="en"/>
        </w:rPr>
        <w:t>Falk, R. (2004). The changing role of global civil society. In </w:t>
      </w:r>
      <w:r w:rsidRPr="00203516">
        <w:rPr>
          <w:rFonts w:ascii="Times New Roman" w:eastAsia="Calibri" w:hAnsi="Times New Roman" w:cs="Times New Roman"/>
          <w:i/>
          <w:iCs/>
          <w:color w:val="auto"/>
          <w:kern w:val="24"/>
          <w:sz w:val="24"/>
          <w:szCs w:val="24"/>
          <w:lang w:val="en"/>
        </w:rPr>
        <w:t>Global Civil Society</w:t>
      </w:r>
      <w:r w:rsidRPr="00203516">
        <w:rPr>
          <w:rFonts w:ascii="Times New Roman" w:eastAsia="Calibri" w:hAnsi="Times New Roman" w:cs="Times New Roman"/>
          <w:color w:val="auto"/>
          <w:kern w:val="24"/>
          <w:sz w:val="24"/>
          <w:szCs w:val="24"/>
          <w:lang w:val="en"/>
        </w:rPr>
        <w:t> (pp. 69-84).</w:t>
      </w:r>
    </w:p>
    <w:p w14:paraId="63101C89" w14:textId="77777777" w:rsidR="00203516" w:rsidRPr="00203516" w:rsidRDefault="00203516" w:rsidP="00203516">
      <w:pPr>
        <w:tabs>
          <w:tab w:val="clear" w:pos="720"/>
        </w:tabs>
        <w:suppressAutoHyphens w:val="0"/>
        <w:spacing w:before="280" w:after="0" w:line="360" w:lineRule="auto"/>
        <w:ind w:left="850" w:hanging="850"/>
        <w:jc w:val="both"/>
        <w:rPr>
          <w:rFonts w:ascii="Times New Roman" w:eastAsia="Calibri" w:hAnsi="Times New Roman" w:cs="Times New Roman"/>
          <w:color w:val="auto"/>
          <w:kern w:val="24"/>
          <w:sz w:val="24"/>
          <w:szCs w:val="24"/>
          <w:lang w:val="en"/>
        </w:rPr>
      </w:pPr>
      <w:r w:rsidRPr="00203516">
        <w:rPr>
          <w:rFonts w:ascii="Times New Roman" w:eastAsia="Calibri" w:hAnsi="Times New Roman" w:cs="Times New Roman"/>
          <w:color w:val="auto"/>
          <w:kern w:val="24"/>
          <w:sz w:val="24"/>
          <w:szCs w:val="24"/>
          <w:lang w:val="en"/>
        </w:rPr>
        <w:t>Ghorpade, S., Ghorpade, J. and Mantri, S. (2010). Pattern recognition using neural networks. </w:t>
      </w:r>
      <w:r w:rsidRPr="00203516">
        <w:rPr>
          <w:rFonts w:ascii="Times New Roman" w:eastAsia="Calibri" w:hAnsi="Times New Roman" w:cs="Times New Roman"/>
          <w:i/>
          <w:iCs/>
          <w:color w:val="auto"/>
          <w:kern w:val="24"/>
          <w:sz w:val="24"/>
          <w:szCs w:val="24"/>
          <w:lang w:val="en"/>
        </w:rPr>
        <w:t>International Journal of Computer Science &amp; Information Technology (IJCSIT)</w:t>
      </w:r>
      <w:r w:rsidRPr="00203516">
        <w:rPr>
          <w:rFonts w:ascii="Times New Roman" w:eastAsia="Calibri" w:hAnsi="Times New Roman" w:cs="Times New Roman"/>
          <w:color w:val="auto"/>
          <w:kern w:val="24"/>
          <w:sz w:val="24"/>
          <w:szCs w:val="24"/>
          <w:lang w:val="en"/>
        </w:rPr>
        <w:t>, </w:t>
      </w:r>
      <w:r w:rsidRPr="00203516">
        <w:rPr>
          <w:rFonts w:ascii="Times New Roman" w:eastAsia="Calibri" w:hAnsi="Times New Roman" w:cs="Times New Roman"/>
          <w:i/>
          <w:iCs/>
          <w:color w:val="auto"/>
          <w:kern w:val="24"/>
          <w:sz w:val="24"/>
          <w:szCs w:val="24"/>
          <w:lang w:val="en"/>
        </w:rPr>
        <w:t>2</w:t>
      </w:r>
      <w:r w:rsidRPr="00203516">
        <w:rPr>
          <w:rFonts w:ascii="Times New Roman" w:eastAsia="Calibri" w:hAnsi="Times New Roman" w:cs="Times New Roman"/>
          <w:color w:val="auto"/>
          <w:kern w:val="24"/>
          <w:sz w:val="24"/>
          <w:szCs w:val="24"/>
          <w:lang w:val="en"/>
        </w:rPr>
        <w:t>(6), 92.</w:t>
      </w:r>
    </w:p>
    <w:p w14:paraId="7C23B1CC" w14:textId="77777777" w:rsidR="00203516" w:rsidRPr="00203516" w:rsidRDefault="00203516" w:rsidP="00203516">
      <w:pPr>
        <w:tabs>
          <w:tab w:val="clear" w:pos="720"/>
        </w:tabs>
        <w:suppressAutoHyphens w:val="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br w:type="page"/>
      </w:r>
    </w:p>
    <w:p w14:paraId="0068CCE2" w14:textId="77777777" w:rsidR="00203516" w:rsidRPr="00203516" w:rsidRDefault="00203516" w:rsidP="00203516">
      <w:pPr>
        <w:tabs>
          <w:tab w:val="clear" w:pos="720"/>
        </w:tabs>
        <w:suppressAutoHyphens w:val="0"/>
        <w:spacing w:before="280" w:after="240" w:line="360" w:lineRule="auto"/>
        <w:ind w:left="80"/>
        <w:jc w:val="center"/>
        <w:rPr>
          <w:rFonts w:ascii="Times New Roman" w:eastAsia="Times New Roman" w:hAnsi="Times New Roman" w:cs="Times New Roman"/>
          <w:b/>
          <w:bCs/>
          <w:color w:val="auto"/>
          <w:sz w:val="24"/>
          <w:szCs w:val="24"/>
          <w:lang w:val="en"/>
        </w:rPr>
      </w:pPr>
      <w:r w:rsidRPr="00203516">
        <w:rPr>
          <w:rFonts w:ascii="Times New Roman" w:eastAsia="Calibri" w:hAnsi="Times New Roman" w:cs="Times New Roman"/>
          <w:b/>
          <w:bCs/>
          <w:color w:val="auto"/>
          <w:sz w:val="24"/>
          <w:szCs w:val="24"/>
          <w:lang w:val="en"/>
        </w:rPr>
        <w:lastRenderedPageBreak/>
        <w:t>APPENDIX A</w:t>
      </w:r>
    </w:p>
    <w:p w14:paraId="4A131174"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import </w:t>
      </w:r>
      <w:proofErr w:type="spellStart"/>
      <w:proofErr w:type="gramStart"/>
      <w:r w:rsidRPr="00203516">
        <w:rPr>
          <w:rFonts w:ascii="Times New Roman" w:eastAsia="Times New Roman" w:hAnsi="Times New Roman" w:cs="Times New Roman"/>
          <w:color w:val="auto"/>
          <w:sz w:val="24"/>
          <w:szCs w:val="24"/>
          <w:lang w:val="en"/>
        </w:rPr>
        <w:t>snscrape.modules</w:t>
      </w:r>
      <w:proofErr w:type="gramEnd"/>
      <w:r w:rsidRPr="00203516">
        <w:rPr>
          <w:rFonts w:ascii="Times New Roman" w:eastAsia="Times New Roman" w:hAnsi="Times New Roman" w:cs="Times New Roman"/>
          <w:color w:val="auto"/>
          <w:sz w:val="24"/>
          <w:szCs w:val="24"/>
          <w:lang w:val="en"/>
        </w:rPr>
        <w:t>.twitter</w:t>
      </w:r>
      <w:proofErr w:type="spellEnd"/>
      <w:r w:rsidRPr="00203516">
        <w:rPr>
          <w:rFonts w:ascii="Times New Roman" w:eastAsia="Times New Roman" w:hAnsi="Times New Roman" w:cs="Times New Roman"/>
          <w:color w:val="auto"/>
          <w:sz w:val="24"/>
          <w:szCs w:val="24"/>
          <w:lang w:val="en"/>
        </w:rPr>
        <w:t xml:space="preserve"> as </w:t>
      </w:r>
      <w:proofErr w:type="spellStart"/>
      <w:r w:rsidRPr="00203516">
        <w:rPr>
          <w:rFonts w:ascii="Times New Roman" w:eastAsia="Times New Roman" w:hAnsi="Times New Roman" w:cs="Times New Roman"/>
          <w:color w:val="auto"/>
          <w:sz w:val="24"/>
          <w:szCs w:val="24"/>
          <w:lang w:val="en"/>
        </w:rPr>
        <w:t>sntwitter</w:t>
      </w:r>
      <w:proofErr w:type="spellEnd"/>
    </w:p>
    <w:p w14:paraId="58917E8F"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import pandas as pd</w:t>
      </w:r>
    </w:p>
    <w:p w14:paraId="60B1119C"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import </w:t>
      </w:r>
      <w:proofErr w:type="spellStart"/>
      <w:proofErr w:type="gramStart"/>
      <w:r w:rsidRPr="00203516">
        <w:rPr>
          <w:rFonts w:ascii="Times New Roman" w:eastAsia="Times New Roman" w:hAnsi="Times New Roman" w:cs="Times New Roman"/>
          <w:color w:val="auto"/>
          <w:sz w:val="24"/>
          <w:szCs w:val="24"/>
          <w:lang w:val="en"/>
        </w:rPr>
        <w:t>concurrent.futures</w:t>
      </w:r>
      <w:proofErr w:type="spellEnd"/>
      <w:proofErr w:type="gramEnd"/>
    </w:p>
    <w:p w14:paraId="03FD6977"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import time</w:t>
      </w:r>
    </w:p>
    <w:p w14:paraId="0A1A4AE4"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Define the queries</w:t>
      </w:r>
    </w:p>
    <w:p w14:paraId="2DB7BE6F"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queries = [</w:t>
      </w:r>
    </w:p>
    <w:p w14:paraId="7D11653D"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    "Hostage taken",</w:t>
      </w:r>
    </w:p>
    <w:p w14:paraId="1F65C8DA"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    "Vandalism",</w:t>
      </w:r>
    </w:p>
    <w:p w14:paraId="1ED7180F"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    "Herdsmen attack",</w:t>
      </w:r>
    </w:p>
    <w:p w14:paraId="3CC2A827"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    "Assassination",</w:t>
      </w:r>
    </w:p>
    <w:p w14:paraId="12B9BC8F"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    "Hijacking",</w:t>
      </w:r>
    </w:p>
    <w:p w14:paraId="7A836C00" w14:textId="77777777" w:rsidR="00203516" w:rsidRPr="00203516" w:rsidRDefault="00203516" w:rsidP="00203516">
      <w:pPr>
        <w:tabs>
          <w:tab w:val="clear" w:pos="720"/>
        </w:tabs>
        <w:suppressAutoHyphens w:val="0"/>
        <w:spacing w:before="280" w:after="240" w:line="360" w:lineRule="auto"/>
        <w:ind w:left="80"/>
        <w:rPr>
          <w:rFonts w:ascii="Times New Roman" w:eastAsia="Times New Roman" w:hAnsi="Times New Roman" w:cs="Times New Roman"/>
          <w:color w:val="auto"/>
          <w:sz w:val="24"/>
          <w:szCs w:val="24"/>
          <w:lang w:val="en"/>
        </w:rPr>
      </w:pPr>
      <w:r w:rsidRPr="00203516">
        <w:rPr>
          <w:rFonts w:ascii="Times New Roman" w:eastAsia="Times New Roman" w:hAnsi="Times New Roman" w:cs="Times New Roman"/>
          <w:color w:val="auto"/>
          <w:sz w:val="24"/>
          <w:szCs w:val="24"/>
          <w:lang w:val="en"/>
        </w:rPr>
        <w:t xml:space="preserve">    "Kidnapping",</w:t>
      </w:r>
    </w:p>
    <w:p w14:paraId="1ED322BB" w14:textId="77777777" w:rsidR="00203516" w:rsidRPr="00203516" w:rsidRDefault="00203516" w:rsidP="00203516">
      <w:pPr>
        <w:tabs>
          <w:tab w:val="clear" w:pos="720"/>
        </w:tabs>
        <w:suppressAutoHyphens w:val="0"/>
        <w:spacing w:before="280" w:after="240" w:line="360" w:lineRule="auto"/>
        <w:rPr>
          <w:rFonts w:ascii="Times New Roman" w:eastAsia="Times New Roman" w:hAnsi="Times New Roman" w:cs="Times New Roman"/>
          <w:color w:val="auto"/>
          <w:sz w:val="24"/>
          <w:szCs w:val="24"/>
          <w:lang w:val="en"/>
        </w:rPr>
      </w:pPr>
    </w:p>
    <w:p w14:paraId="24E8149C" w14:textId="77777777" w:rsidR="00203516" w:rsidRPr="00203516" w:rsidRDefault="00203516" w:rsidP="00203516">
      <w:pPr>
        <w:tabs>
          <w:tab w:val="clear" w:pos="720"/>
        </w:tabs>
        <w:suppressAutoHyphens w:val="0"/>
        <w:spacing w:before="280" w:after="240" w:line="360" w:lineRule="auto"/>
        <w:rPr>
          <w:rFonts w:ascii="Times New Roman" w:eastAsia="Times New Roman" w:hAnsi="Times New Roman" w:cs="Times New Roman"/>
          <w:color w:val="auto"/>
          <w:sz w:val="24"/>
          <w:szCs w:val="24"/>
          <w:lang w:val="en"/>
        </w:rPr>
      </w:pPr>
    </w:p>
    <w:p w14:paraId="3BDD1A76" w14:textId="77777777" w:rsidR="00203516" w:rsidRDefault="00203516" w:rsidP="00203516">
      <w:pPr>
        <w:tabs>
          <w:tab w:val="clear" w:pos="720"/>
        </w:tabs>
        <w:suppressAutoHyphens w:val="0"/>
        <w:spacing w:before="280" w:after="240" w:line="360" w:lineRule="auto"/>
        <w:ind w:left="80"/>
        <w:jc w:val="center"/>
        <w:rPr>
          <w:rFonts w:ascii="Times New Roman" w:eastAsia="Calibri" w:hAnsi="Times New Roman" w:cs="Times New Roman"/>
          <w:b/>
          <w:bCs/>
          <w:color w:val="auto"/>
          <w:sz w:val="24"/>
          <w:szCs w:val="24"/>
          <w:lang w:val="en"/>
        </w:rPr>
      </w:pPr>
    </w:p>
    <w:p w14:paraId="21B0729E" w14:textId="77777777" w:rsidR="00203516" w:rsidRDefault="00203516" w:rsidP="00203516">
      <w:pPr>
        <w:tabs>
          <w:tab w:val="clear" w:pos="720"/>
        </w:tabs>
        <w:suppressAutoHyphens w:val="0"/>
        <w:spacing w:before="280" w:after="240" w:line="360" w:lineRule="auto"/>
        <w:ind w:left="80"/>
        <w:jc w:val="center"/>
        <w:rPr>
          <w:rFonts w:ascii="Times New Roman" w:eastAsia="Calibri" w:hAnsi="Times New Roman" w:cs="Times New Roman"/>
          <w:b/>
          <w:bCs/>
          <w:color w:val="auto"/>
          <w:sz w:val="24"/>
          <w:szCs w:val="24"/>
          <w:lang w:val="en"/>
        </w:rPr>
      </w:pPr>
    </w:p>
    <w:p w14:paraId="237B437F" w14:textId="77777777" w:rsidR="00203516" w:rsidRDefault="00203516" w:rsidP="00203516">
      <w:pPr>
        <w:tabs>
          <w:tab w:val="clear" w:pos="720"/>
        </w:tabs>
        <w:suppressAutoHyphens w:val="0"/>
        <w:spacing w:before="280" w:after="240" w:line="360" w:lineRule="auto"/>
        <w:ind w:left="80"/>
        <w:jc w:val="center"/>
        <w:rPr>
          <w:rFonts w:ascii="Times New Roman" w:eastAsia="Calibri" w:hAnsi="Times New Roman" w:cs="Times New Roman"/>
          <w:b/>
          <w:bCs/>
          <w:color w:val="auto"/>
          <w:sz w:val="24"/>
          <w:szCs w:val="24"/>
          <w:lang w:val="en"/>
        </w:rPr>
      </w:pPr>
    </w:p>
    <w:p w14:paraId="2EB9B6F0" w14:textId="77777777" w:rsidR="00203516" w:rsidRDefault="00203516" w:rsidP="00203516">
      <w:pPr>
        <w:tabs>
          <w:tab w:val="clear" w:pos="720"/>
        </w:tabs>
        <w:suppressAutoHyphens w:val="0"/>
        <w:spacing w:before="280" w:after="240" w:line="360" w:lineRule="auto"/>
        <w:ind w:left="80"/>
        <w:jc w:val="center"/>
        <w:rPr>
          <w:rFonts w:ascii="Times New Roman" w:eastAsia="Calibri" w:hAnsi="Times New Roman" w:cs="Times New Roman"/>
          <w:b/>
          <w:bCs/>
          <w:color w:val="auto"/>
          <w:sz w:val="24"/>
          <w:szCs w:val="24"/>
          <w:lang w:val="en"/>
        </w:rPr>
      </w:pPr>
    </w:p>
    <w:p w14:paraId="4DD8A9EA" w14:textId="77777777" w:rsidR="00203516" w:rsidRDefault="00203516" w:rsidP="00203516">
      <w:pPr>
        <w:tabs>
          <w:tab w:val="clear" w:pos="720"/>
        </w:tabs>
        <w:suppressAutoHyphens w:val="0"/>
        <w:spacing w:before="280" w:after="240" w:line="360" w:lineRule="auto"/>
        <w:ind w:left="80"/>
        <w:jc w:val="center"/>
        <w:rPr>
          <w:rFonts w:ascii="Times New Roman" w:eastAsia="Calibri" w:hAnsi="Times New Roman" w:cs="Times New Roman"/>
          <w:b/>
          <w:bCs/>
          <w:color w:val="auto"/>
          <w:sz w:val="24"/>
          <w:szCs w:val="24"/>
          <w:lang w:val="en"/>
        </w:rPr>
      </w:pPr>
    </w:p>
    <w:p w14:paraId="766B72BF" w14:textId="0929CBC7" w:rsidR="00203516" w:rsidRPr="00203516" w:rsidRDefault="00203516" w:rsidP="00203516">
      <w:pPr>
        <w:tabs>
          <w:tab w:val="clear" w:pos="720"/>
        </w:tabs>
        <w:suppressAutoHyphens w:val="0"/>
        <w:spacing w:before="280" w:after="240" w:line="360" w:lineRule="auto"/>
        <w:ind w:left="80"/>
        <w:jc w:val="center"/>
        <w:rPr>
          <w:rFonts w:ascii="Times New Roman" w:eastAsia="Calibri" w:hAnsi="Times New Roman" w:cs="Times New Roman"/>
          <w:b/>
          <w:bCs/>
          <w:color w:val="auto"/>
          <w:sz w:val="24"/>
          <w:szCs w:val="24"/>
          <w:lang w:val="en"/>
        </w:rPr>
      </w:pPr>
      <w:r w:rsidRPr="00203516">
        <w:rPr>
          <w:rFonts w:ascii="Times New Roman" w:eastAsia="Calibri" w:hAnsi="Times New Roman" w:cs="Times New Roman"/>
          <w:b/>
          <w:bCs/>
          <w:color w:val="auto"/>
          <w:sz w:val="24"/>
          <w:szCs w:val="24"/>
          <w:lang w:val="en"/>
        </w:rPr>
        <w:lastRenderedPageBreak/>
        <w:t>APPENDIX B</w:t>
      </w:r>
    </w:p>
    <w:p w14:paraId="131DED92"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import csv</w:t>
      </w:r>
    </w:p>
    <w:p w14:paraId="7E2FA7F7"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import time</w:t>
      </w:r>
    </w:p>
    <w:p w14:paraId="054BBC33"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import logging</w:t>
      </w:r>
    </w:p>
    <w:p w14:paraId="457FA19B"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 xml:space="preserve">from </w:t>
      </w:r>
      <w:proofErr w:type="spellStart"/>
      <w:r w:rsidRPr="00203516">
        <w:rPr>
          <w:rFonts w:ascii="Times New Roman" w:eastAsia="Calibri" w:hAnsi="Times New Roman" w:cs="Times New Roman"/>
          <w:color w:val="auto"/>
          <w:sz w:val="24"/>
          <w:szCs w:val="24"/>
          <w:lang w:val="en"/>
        </w:rPr>
        <w:t>apify_client</w:t>
      </w:r>
      <w:proofErr w:type="spellEnd"/>
      <w:r w:rsidRPr="00203516">
        <w:rPr>
          <w:rFonts w:ascii="Times New Roman" w:eastAsia="Calibri" w:hAnsi="Times New Roman" w:cs="Times New Roman"/>
          <w:color w:val="auto"/>
          <w:sz w:val="24"/>
          <w:szCs w:val="24"/>
          <w:lang w:val="en"/>
        </w:rPr>
        <w:t xml:space="preserve"> import </w:t>
      </w:r>
      <w:proofErr w:type="spellStart"/>
      <w:r w:rsidRPr="00203516">
        <w:rPr>
          <w:rFonts w:ascii="Times New Roman" w:eastAsia="Calibri" w:hAnsi="Times New Roman" w:cs="Times New Roman"/>
          <w:color w:val="auto"/>
          <w:sz w:val="24"/>
          <w:szCs w:val="24"/>
          <w:lang w:val="en"/>
        </w:rPr>
        <w:t>ApifyClient</w:t>
      </w:r>
      <w:proofErr w:type="spellEnd"/>
    </w:p>
    <w:p w14:paraId="4C67902C"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 xml:space="preserve">import </w:t>
      </w:r>
      <w:proofErr w:type="spellStart"/>
      <w:r w:rsidRPr="00203516">
        <w:rPr>
          <w:rFonts w:ascii="Times New Roman" w:eastAsia="Calibri" w:hAnsi="Times New Roman" w:cs="Times New Roman"/>
          <w:color w:val="auto"/>
          <w:sz w:val="24"/>
          <w:szCs w:val="24"/>
          <w:lang w:val="en"/>
        </w:rPr>
        <w:t>json</w:t>
      </w:r>
      <w:proofErr w:type="spellEnd"/>
    </w:p>
    <w:p w14:paraId="39153122"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 Set up logging</w:t>
      </w:r>
    </w:p>
    <w:p w14:paraId="7D0AAEB4"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proofErr w:type="spellStart"/>
      <w:proofErr w:type="gramStart"/>
      <w:r w:rsidRPr="00203516">
        <w:rPr>
          <w:rFonts w:ascii="Times New Roman" w:eastAsia="Calibri" w:hAnsi="Times New Roman" w:cs="Times New Roman"/>
          <w:color w:val="auto"/>
          <w:sz w:val="24"/>
          <w:szCs w:val="24"/>
          <w:lang w:val="en"/>
        </w:rPr>
        <w:t>logging.basicConfig</w:t>
      </w:r>
      <w:proofErr w:type="spellEnd"/>
      <w:proofErr w:type="gramEnd"/>
      <w:r w:rsidRPr="00203516">
        <w:rPr>
          <w:rFonts w:ascii="Times New Roman" w:eastAsia="Calibri" w:hAnsi="Times New Roman" w:cs="Times New Roman"/>
          <w:color w:val="auto"/>
          <w:sz w:val="24"/>
          <w:szCs w:val="24"/>
          <w:lang w:val="en"/>
        </w:rPr>
        <w:t>(level=logging.INFO, format='%(</w:t>
      </w:r>
      <w:proofErr w:type="spellStart"/>
      <w:r w:rsidRPr="00203516">
        <w:rPr>
          <w:rFonts w:ascii="Times New Roman" w:eastAsia="Calibri" w:hAnsi="Times New Roman" w:cs="Times New Roman"/>
          <w:color w:val="auto"/>
          <w:sz w:val="24"/>
          <w:szCs w:val="24"/>
          <w:lang w:val="en"/>
        </w:rPr>
        <w:t>asctime</w:t>
      </w:r>
      <w:proofErr w:type="spellEnd"/>
      <w:r w:rsidRPr="00203516">
        <w:rPr>
          <w:rFonts w:ascii="Times New Roman" w:eastAsia="Calibri" w:hAnsi="Times New Roman" w:cs="Times New Roman"/>
          <w:color w:val="auto"/>
          <w:sz w:val="24"/>
          <w:szCs w:val="24"/>
          <w:lang w:val="en"/>
        </w:rPr>
        <w:t>)s - %(</w:t>
      </w:r>
      <w:proofErr w:type="spellStart"/>
      <w:r w:rsidRPr="00203516">
        <w:rPr>
          <w:rFonts w:ascii="Times New Roman" w:eastAsia="Calibri" w:hAnsi="Times New Roman" w:cs="Times New Roman"/>
          <w:color w:val="auto"/>
          <w:sz w:val="24"/>
          <w:szCs w:val="24"/>
          <w:lang w:val="en"/>
        </w:rPr>
        <w:t>levelname</w:t>
      </w:r>
      <w:proofErr w:type="spellEnd"/>
      <w:r w:rsidRPr="00203516">
        <w:rPr>
          <w:rFonts w:ascii="Times New Roman" w:eastAsia="Calibri" w:hAnsi="Times New Roman" w:cs="Times New Roman"/>
          <w:color w:val="auto"/>
          <w:sz w:val="24"/>
          <w:szCs w:val="24"/>
          <w:lang w:val="en"/>
        </w:rPr>
        <w:t>)s - %(message)s')</w:t>
      </w:r>
    </w:p>
    <w:p w14:paraId="4877D78D"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 Load configuration from a JSON file (</w:t>
      </w:r>
      <w:proofErr w:type="spellStart"/>
      <w:proofErr w:type="gramStart"/>
      <w:r w:rsidRPr="00203516">
        <w:rPr>
          <w:rFonts w:ascii="Times New Roman" w:eastAsia="Calibri" w:hAnsi="Times New Roman" w:cs="Times New Roman"/>
          <w:color w:val="auto"/>
          <w:sz w:val="24"/>
          <w:szCs w:val="24"/>
          <w:lang w:val="en"/>
        </w:rPr>
        <w:t>config.json</w:t>
      </w:r>
      <w:proofErr w:type="spellEnd"/>
      <w:proofErr w:type="gramEnd"/>
      <w:r w:rsidRPr="00203516">
        <w:rPr>
          <w:rFonts w:ascii="Times New Roman" w:eastAsia="Calibri" w:hAnsi="Times New Roman" w:cs="Times New Roman"/>
          <w:color w:val="auto"/>
          <w:sz w:val="24"/>
          <w:szCs w:val="24"/>
          <w:lang w:val="en"/>
        </w:rPr>
        <w:t>)</w:t>
      </w:r>
    </w:p>
    <w:p w14:paraId="389512B1"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 xml:space="preserve">with </w:t>
      </w:r>
      <w:proofErr w:type="gramStart"/>
      <w:r w:rsidRPr="00203516">
        <w:rPr>
          <w:rFonts w:ascii="Times New Roman" w:eastAsia="Calibri" w:hAnsi="Times New Roman" w:cs="Times New Roman"/>
          <w:color w:val="auto"/>
          <w:sz w:val="24"/>
          <w:szCs w:val="24"/>
          <w:lang w:val="en"/>
        </w:rPr>
        <w:t>open(</w:t>
      </w:r>
      <w:proofErr w:type="gramEnd"/>
      <w:r w:rsidRPr="00203516">
        <w:rPr>
          <w:rFonts w:ascii="Times New Roman" w:eastAsia="Calibri" w:hAnsi="Times New Roman" w:cs="Times New Roman"/>
          <w:color w:val="auto"/>
          <w:sz w:val="24"/>
          <w:szCs w:val="24"/>
          <w:lang w:val="en"/>
        </w:rPr>
        <w:t>'</w:t>
      </w:r>
      <w:proofErr w:type="spellStart"/>
      <w:proofErr w:type="gramStart"/>
      <w:r w:rsidRPr="00203516">
        <w:rPr>
          <w:rFonts w:ascii="Times New Roman" w:eastAsia="Calibri" w:hAnsi="Times New Roman" w:cs="Times New Roman"/>
          <w:color w:val="auto"/>
          <w:sz w:val="24"/>
          <w:szCs w:val="24"/>
          <w:lang w:val="en"/>
        </w:rPr>
        <w:t>config.json</w:t>
      </w:r>
      <w:proofErr w:type="spellEnd"/>
      <w:proofErr w:type="gramEnd"/>
      <w:r w:rsidRPr="00203516">
        <w:rPr>
          <w:rFonts w:ascii="Times New Roman" w:eastAsia="Calibri" w:hAnsi="Times New Roman" w:cs="Times New Roman"/>
          <w:color w:val="auto"/>
          <w:sz w:val="24"/>
          <w:szCs w:val="24"/>
          <w:lang w:val="en"/>
        </w:rPr>
        <w:t xml:space="preserve">', 'r') as </w:t>
      </w:r>
      <w:proofErr w:type="spellStart"/>
      <w:r w:rsidRPr="00203516">
        <w:rPr>
          <w:rFonts w:ascii="Times New Roman" w:eastAsia="Calibri" w:hAnsi="Times New Roman" w:cs="Times New Roman"/>
          <w:color w:val="auto"/>
          <w:sz w:val="24"/>
          <w:szCs w:val="24"/>
          <w:lang w:val="en"/>
        </w:rPr>
        <w:t>config_file</w:t>
      </w:r>
      <w:proofErr w:type="spellEnd"/>
      <w:r w:rsidRPr="00203516">
        <w:rPr>
          <w:rFonts w:ascii="Times New Roman" w:eastAsia="Calibri" w:hAnsi="Times New Roman" w:cs="Times New Roman"/>
          <w:color w:val="auto"/>
          <w:sz w:val="24"/>
          <w:szCs w:val="24"/>
          <w:lang w:val="en"/>
        </w:rPr>
        <w:t>:</w:t>
      </w:r>
    </w:p>
    <w:p w14:paraId="49FADB4E" w14:textId="77777777" w:rsidR="00203516" w:rsidRPr="00203516" w:rsidRDefault="00203516" w:rsidP="00203516">
      <w:pPr>
        <w:tabs>
          <w:tab w:val="clear" w:pos="720"/>
        </w:tabs>
        <w:suppressAutoHyphens w:val="0"/>
        <w:spacing w:before="280" w:after="240" w:line="360" w:lineRule="auto"/>
        <w:ind w:left="80"/>
        <w:jc w:val="both"/>
        <w:rPr>
          <w:rFonts w:ascii="Times New Roman" w:eastAsia="Calibri" w:hAnsi="Times New Roman" w:cs="Times New Roman"/>
          <w:color w:val="auto"/>
          <w:sz w:val="24"/>
          <w:szCs w:val="24"/>
          <w:lang w:val="en"/>
        </w:rPr>
      </w:pPr>
      <w:r w:rsidRPr="00203516">
        <w:rPr>
          <w:rFonts w:ascii="Times New Roman" w:eastAsia="Calibri" w:hAnsi="Times New Roman" w:cs="Times New Roman"/>
          <w:color w:val="auto"/>
          <w:sz w:val="24"/>
          <w:szCs w:val="24"/>
          <w:lang w:val="en"/>
        </w:rPr>
        <w:t xml:space="preserve">    config = </w:t>
      </w:r>
      <w:proofErr w:type="spellStart"/>
      <w:proofErr w:type="gramStart"/>
      <w:r w:rsidRPr="00203516">
        <w:rPr>
          <w:rFonts w:ascii="Times New Roman" w:eastAsia="Calibri" w:hAnsi="Times New Roman" w:cs="Times New Roman"/>
          <w:color w:val="auto"/>
          <w:sz w:val="24"/>
          <w:szCs w:val="24"/>
          <w:lang w:val="en"/>
        </w:rPr>
        <w:t>json.load</w:t>
      </w:r>
      <w:proofErr w:type="spellEnd"/>
      <w:proofErr w:type="gramEnd"/>
      <w:r w:rsidRPr="00203516">
        <w:rPr>
          <w:rFonts w:ascii="Times New Roman" w:eastAsia="Calibri" w:hAnsi="Times New Roman" w:cs="Times New Roman"/>
          <w:color w:val="auto"/>
          <w:sz w:val="24"/>
          <w:szCs w:val="24"/>
          <w:lang w:val="en"/>
        </w:rPr>
        <w:t>(</w:t>
      </w:r>
      <w:proofErr w:type="spellStart"/>
      <w:r w:rsidRPr="00203516">
        <w:rPr>
          <w:rFonts w:ascii="Times New Roman" w:eastAsia="Calibri" w:hAnsi="Times New Roman" w:cs="Times New Roman"/>
          <w:color w:val="auto"/>
          <w:sz w:val="24"/>
          <w:szCs w:val="24"/>
          <w:lang w:val="en"/>
        </w:rPr>
        <w:t>config_file</w:t>
      </w:r>
      <w:proofErr w:type="spellEnd"/>
      <w:r w:rsidRPr="00203516">
        <w:rPr>
          <w:rFonts w:ascii="Times New Roman" w:eastAsia="Calibri" w:hAnsi="Times New Roman" w:cs="Times New Roman"/>
          <w:color w:val="auto"/>
          <w:sz w:val="24"/>
          <w:szCs w:val="24"/>
          <w:lang w:val="en"/>
        </w:rPr>
        <w:t>)</w:t>
      </w:r>
    </w:p>
    <w:p w14:paraId="16026BB1" w14:textId="77777777" w:rsidR="00BA621D" w:rsidRPr="00195913" w:rsidRDefault="00BA621D" w:rsidP="00203516">
      <w:pPr>
        <w:pStyle w:val="Heading3"/>
        <w:spacing w:before="0"/>
        <w:ind w:left="0"/>
        <w:rPr>
          <w:rFonts w:ascii="Times New Roman" w:hAnsi="Times New Roman" w:cs="Times New Roman"/>
        </w:rPr>
      </w:pPr>
    </w:p>
    <w:sectPr w:rsidR="00BA621D" w:rsidRPr="00195913" w:rsidSect="007A533E">
      <w:footerReference w:type="default" r:id="rId22"/>
      <w:pgSz w:w="11906" w:h="16838" w:code="9"/>
      <w:pgMar w:top="1440" w:right="1440" w:bottom="1440" w:left="180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9B56D" w14:textId="77777777" w:rsidR="00846642" w:rsidRDefault="00846642" w:rsidP="00292CCC">
      <w:pPr>
        <w:spacing w:after="0" w:line="240" w:lineRule="auto"/>
      </w:pPr>
      <w:r>
        <w:separator/>
      </w:r>
    </w:p>
  </w:endnote>
  <w:endnote w:type="continuationSeparator" w:id="0">
    <w:p w14:paraId="583EB8D4" w14:textId="77777777" w:rsidR="00846642" w:rsidRDefault="00846642" w:rsidP="00292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46218"/>
      <w:docPartObj>
        <w:docPartGallery w:val="Page Numbers (Bottom of Page)"/>
        <w:docPartUnique/>
      </w:docPartObj>
    </w:sdtPr>
    <w:sdtContent>
      <w:p w14:paraId="7C070DDA" w14:textId="77777777" w:rsidR="0006779A" w:rsidRDefault="00EE1921">
        <w:pPr>
          <w:pStyle w:val="Footer"/>
          <w:jc w:val="center"/>
        </w:pPr>
        <w:r>
          <w:rPr>
            <w:noProof/>
          </w:rPr>
          <w:fldChar w:fldCharType="begin"/>
        </w:r>
        <w:r>
          <w:rPr>
            <w:noProof/>
          </w:rPr>
          <w:instrText xml:space="preserve"> PAGE   \* MERGEFORMAT </w:instrText>
        </w:r>
        <w:r>
          <w:rPr>
            <w:noProof/>
          </w:rPr>
          <w:fldChar w:fldCharType="separate"/>
        </w:r>
        <w:r w:rsidR="00820672">
          <w:rPr>
            <w:noProof/>
          </w:rPr>
          <w:t>i</w:t>
        </w:r>
        <w:r>
          <w:rPr>
            <w:noProof/>
          </w:rPr>
          <w:fldChar w:fldCharType="end"/>
        </w:r>
      </w:p>
    </w:sdtContent>
  </w:sdt>
  <w:p w14:paraId="35AB4ED2" w14:textId="77777777" w:rsidR="0006779A" w:rsidRDefault="00067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731AC" w14:textId="77777777" w:rsidR="00846642" w:rsidRDefault="00846642" w:rsidP="00292CCC">
      <w:pPr>
        <w:spacing w:after="0" w:line="240" w:lineRule="auto"/>
      </w:pPr>
      <w:r>
        <w:separator/>
      </w:r>
    </w:p>
  </w:footnote>
  <w:footnote w:type="continuationSeparator" w:id="0">
    <w:p w14:paraId="2C0B7120" w14:textId="77777777" w:rsidR="00846642" w:rsidRDefault="00846642" w:rsidP="00292C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AFA"/>
    <w:multiLevelType w:val="multilevel"/>
    <w:tmpl w:val="9AAE8E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771E4"/>
    <w:multiLevelType w:val="hybridMultilevel"/>
    <w:tmpl w:val="F67EF72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3B1D75"/>
    <w:multiLevelType w:val="hybridMultilevel"/>
    <w:tmpl w:val="D4B6EF40"/>
    <w:lvl w:ilvl="0" w:tplc="F9525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7244B"/>
    <w:multiLevelType w:val="hybridMultilevel"/>
    <w:tmpl w:val="3C422D18"/>
    <w:lvl w:ilvl="0" w:tplc="C7AA778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CE4621"/>
    <w:multiLevelType w:val="hybridMultilevel"/>
    <w:tmpl w:val="397241AE"/>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23926163"/>
    <w:multiLevelType w:val="multilevel"/>
    <w:tmpl w:val="C3CE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55324"/>
    <w:multiLevelType w:val="multilevel"/>
    <w:tmpl w:val="BB30A14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C974ACA"/>
    <w:multiLevelType w:val="multilevel"/>
    <w:tmpl w:val="C46C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51BF8"/>
    <w:multiLevelType w:val="hybridMultilevel"/>
    <w:tmpl w:val="7E0AE7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5C73FE"/>
    <w:multiLevelType w:val="multilevel"/>
    <w:tmpl w:val="40185170"/>
    <w:lvl w:ilvl="0">
      <w:start w:val="1"/>
      <w:numFmt w:val="low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371BF3"/>
    <w:multiLevelType w:val="multilevel"/>
    <w:tmpl w:val="E91C6E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003B9"/>
    <w:multiLevelType w:val="hybridMultilevel"/>
    <w:tmpl w:val="1102C26A"/>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B5355D"/>
    <w:multiLevelType w:val="multilevel"/>
    <w:tmpl w:val="C6C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53559"/>
    <w:multiLevelType w:val="multilevel"/>
    <w:tmpl w:val="9462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B93229"/>
    <w:multiLevelType w:val="multilevel"/>
    <w:tmpl w:val="A8149EE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F6BD4"/>
    <w:multiLevelType w:val="hybridMultilevel"/>
    <w:tmpl w:val="FCD0728A"/>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6DB44E78"/>
    <w:multiLevelType w:val="hybridMultilevel"/>
    <w:tmpl w:val="8316858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8933F5"/>
    <w:multiLevelType w:val="hybridMultilevel"/>
    <w:tmpl w:val="1C6A79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9D537A9"/>
    <w:multiLevelType w:val="multilevel"/>
    <w:tmpl w:val="22347E1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F0372B3"/>
    <w:multiLevelType w:val="hybridMultilevel"/>
    <w:tmpl w:val="2D4E7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195722">
    <w:abstractNumId w:val="3"/>
  </w:num>
  <w:num w:numId="2" w16cid:durableId="1982538901">
    <w:abstractNumId w:val="7"/>
  </w:num>
  <w:num w:numId="3" w16cid:durableId="1767074967">
    <w:abstractNumId w:val="12"/>
  </w:num>
  <w:num w:numId="4" w16cid:durableId="744569910">
    <w:abstractNumId w:val="5"/>
  </w:num>
  <w:num w:numId="5" w16cid:durableId="67846508">
    <w:abstractNumId w:val="13"/>
  </w:num>
  <w:num w:numId="6" w16cid:durableId="311445291">
    <w:abstractNumId w:val="15"/>
  </w:num>
  <w:num w:numId="7" w16cid:durableId="698357158">
    <w:abstractNumId w:val="6"/>
  </w:num>
  <w:num w:numId="8" w16cid:durableId="139814154">
    <w:abstractNumId w:val="0"/>
  </w:num>
  <w:num w:numId="9" w16cid:durableId="120656857">
    <w:abstractNumId w:val="10"/>
  </w:num>
  <w:num w:numId="10" w16cid:durableId="1306008070">
    <w:abstractNumId w:val="17"/>
  </w:num>
  <w:num w:numId="11" w16cid:durableId="369453224">
    <w:abstractNumId w:val="19"/>
  </w:num>
  <w:num w:numId="12" w16cid:durableId="677732596">
    <w:abstractNumId w:val="16"/>
  </w:num>
  <w:num w:numId="13" w16cid:durableId="234780571">
    <w:abstractNumId w:val="1"/>
  </w:num>
  <w:num w:numId="14" w16cid:durableId="1921717992">
    <w:abstractNumId w:val="11"/>
  </w:num>
  <w:num w:numId="15" w16cid:durableId="1205099118">
    <w:abstractNumId w:val="4"/>
  </w:num>
  <w:num w:numId="16" w16cid:durableId="831914887">
    <w:abstractNumId w:val="14"/>
  </w:num>
  <w:num w:numId="17" w16cid:durableId="1225293236">
    <w:abstractNumId w:val="8"/>
  </w:num>
  <w:num w:numId="18" w16cid:durableId="1113982151">
    <w:abstractNumId w:val="2"/>
  </w:num>
  <w:num w:numId="19" w16cid:durableId="490948112">
    <w:abstractNumId w:val="9"/>
  </w:num>
  <w:num w:numId="20" w16cid:durableId="1316493673">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o Kupoluyi">
    <w15:presenceInfo w15:providerId="AD" w15:userId="S::ayokupoluyi@futa.edu.ng::f440a0d8-8df1-45b3-8e18-5521b57b80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C27"/>
    <w:rsid w:val="00011702"/>
    <w:rsid w:val="00015828"/>
    <w:rsid w:val="00021C07"/>
    <w:rsid w:val="000370B1"/>
    <w:rsid w:val="00042C27"/>
    <w:rsid w:val="00060571"/>
    <w:rsid w:val="0006779A"/>
    <w:rsid w:val="00076103"/>
    <w:rsid w:val="0008535A"/>
    <w:rsid w:val="000A4964"/>
    <w:rsid w:val="000C7F88"/>
    <w:rsid w:val="000D6019"/>
    <w:rsid w:val="00112533"/>
    <w:rsid w:val="00143028"/>
    <w:rsid w:val="00150D49"/>
    <w:rsid w:val="00155E7C"/>
    <w:rsid w:val="00162960"/>
    <w:rsid w:val="00176463"/>
    <w:rsid w:val="0018215A"/>
    <w:rsid w:val="0018697B"/>
    <w:rsid w:val="00186A22"/>
    <w:rsid w:val="00193D04"/>
    <w:rsid w:val="00195913"/>
    <w:rsid w:val="001A5F7A"/>
    <w:rsid w:val="001D70E8"/>
    <w:rsid w:val="001E5A28"/>
    <w:rsid w:val="001F3F71"/>
    <w:rsid w:val="00203516"/>
    <w:rsid w:val="00220768"/>
    <w:rsid w:val="00255736"/>
    <w:rsid w:val="0027584D"/>
    <w:rsid w:val="002818B3"/>
    <w:rsid w:val="00285E7A"/>
    <w:rsid w:val="00292CCC"/>
    <w:rsid w:val="002B18CA"/>
    <w:rsid w:val="002D73FA"/>
    <w:rsid w:val="003134D9"/>
    <w:rsid w:val="0033152E"/>
    <w:rsid w:val="0033762C"/>
    <w:rsid w:val="003462ED"/>
    <w:rsid w:val="00354DEC"/>
    <w:rsid w:val="00387F80"/>
    <w:rsid w:val="00390372"/>
    <w:rsid w:val="003A0760"/>
    <w:rsid w:val="003C2BE2"/>
    <w:rsid w:val="003D0B72"/>
    <w:rsid w:val="003F045E"/>
    <w:rsid w:val="00401641"/>
    <w:rsid w:val="00422126"/>
    <w:rsid w:val="00427787"/>
    <w:rsid w:val="00461124"/>
    <w:rsid w:val="0046293B"/>
    <w:rsid w:val="00471796"/>
    <w:rsid w:val="004B2E19"/>
    <w:rsid w:val="004B5929"/>
    <w:rsid w:val="004C6680"/>
    <w:rsid w:val="004D36E4"/>
    <w:rsid w:val="004D37DC"/>
    <w:rsid w:val="004F4DA8"/>
    <w:rsid w:val="00504271"/>
    <w:rsid w:val="00514430"/>
    <w:rsid w:val="005152E4"/>
    <w:rsid w:val="0051574A"/>
    <w:rsid w:val="00534EB9"/>
    <w:rsid w:val="00560B92"/>
    <w:rsid w:val="005815CE"/>
    <w:rsid w:val="005A295F"/>
    <w:rsid w:val="005A5985"/>
    <w:rsid w:val="005B33D4"/>
    <w:rsid w:val="005F61B3"/>
    <w:rsid w:val="0060682F"/>
    <w:rsid w:val="00613F15"/>
    <w:rsid w:val="00624105"/>
    <w:rsid w:val="00631870"/>
    <w:rsid w:val="006353F9"/>
    <w:rsid w:val="006457CA"/>
    <w:rsid w:val="0066193F"/>
    <w:rsid w:val="00673DCB"/>
    <w:rsid w:val="006C2C4C"/>
    <w:rsid w:val="006C3AF8"/>
    <w:rsid w:val="006D1C71"/>
    <w:rsid w:val="0070040A"/>
    <w:rsid w:val="00703867"/>
    <w:rsid w:val="0071556B"/>
    <w:rsid w:val="00730F5B"/>
    <w:rsid w:val="007401B8"/>
    <w:rsid w:val="00744700"/>
    <w:rsid w:val="00757C47"/>
    <w:rsid w:val="00774DC9"/>
    <w:rsid w:val="0078262D"/>
    <w:rsid w:val="00787C5C"/>
    <w:rsid w:val="007A533E"/>
    <w:rsid w:val="007C4755"/>
    <w:rsid w:val="007E0D21"/>
    <w:rsid w:val="007E29FC"/>
    <w:rsid w:val="007E2F09"/>
    <w:rsid w:val="00802AE6"/>
    <w:rsid w:val="00814794"/>
    <w:rsid w:val="008163DA"/>
    <w:rsid w:val="00820672"/>
    <w:rsid w:val="00820947"/>
    <w:rsid w:val="00835F25"/>
    <w:rsid w:val="008362AB"/>
    <w:rsid w:val="00846642"/>
    <w:rsid w:val="00847E85"/>
    <w:rsid w:val="00852C9B"/>
    <w:rsid w:val="0086064C"/>
    <w:rsid w:val="008734D0"/>
    <w:rsid w:val="0087605A"/>
    <w:rsid w:val="00896BB2"/>
    <w:rsid w:val="008A048B"/>
    <w:rsid w:val="008B581C"/>
    <w:rsid w:val="008C52FC"/>
    <w:rsid w:val="008C700C"/>
    <w:rsid w:val="008E7CA0"/>
    <w:rsid w:val="009019F2"/>
    <w:rsid w:val="00916B1D"/>
    <w:rsid w:val="009221FC"/>
    <w:rsid w:val="009236C3"/>
    <w:rsid w:val="00945857"/>
    <w:rsid w:val="00951855"/>
    <w:rsid w:val="00953DE4"/>
    <w:rsid w:val="009577D4"/>
    <w:rsid w:val="00961707"/>
    <w:rsid w:val="00975F2C"/>
    <w:rsid w:val="009B50B0"/>
    <w:rsid w:val="009C4182"/>
    <w:rsid w:val="009C782F"/>
    <w:rsid w:val="009D21C6"/>
    <w:rsid w:val="009D3EE7"/>
    <w:rsid w:val="00A37E58"/>
    <w:rsid w:val="00A41715"/>
    <w:rsid w:val="00A50F68"/>
    <w:rsid w:val="00A906C5"/>
    <w:rsid w:val="00AE24C5"/>
    <w:rsid w:val="00AF192B"/>
    <w:rsid w:val="00B02C36"/>
    <w:rsid w:val="00B02D83"/>
    <w:rsid w:val="00B32DB2"/>
    <w:rsid w:val="00B433B6"/>
    <w:rsid w:val="00B53F12"/>
    <w:rsid w:val="00B57C60"/>
    <w:rsid w:val="00B615B3"/>
    <w:rsid w:val="00B73260"/>
    <w:rsid w:val="00B74860"/>
    <w:rsid w:val="00B94A78"/>
    <w:rsid w:val="00BA621D"/>
    <w:rsid w:val="00BB4094"/>
    <w:rsid w:val="00BC6B70"/>
    <w:rsid w:val="00BE0770"/>
    <w:rsid w:val="00C16E71"/>
    <w:rsid w:val="00C2440B"/>
    <w:rsid w:val="00C71765"/>
    <w:rsid w:val="00C775F5"/>
    <w:rsid w:val="00C915A2"/>
    <w:rsid w:val="00CB0A6A"/>
    <w:rsid w:val="00CB2142"/>
    <w:rsid w:val="00CB54D0"/>
    <w:rsid w:val="00CC0A4D"/>
    <w:rsid w:val="00CC6887"/>
    <w:rsid w:val="00CD016B"/>
    <w:rsid w:val="00CE041F"/>
    <w:rsid w:val="00D1314B"/>
    <w:rsid w:val="00D22E36"/>
    <w:rsid w:val="00D270FA"/>
    <w:rsid w:val="00D47B86"/>
    <w:rsid w:val="00D86A47"/>
    <w:rsid w:val="00D9773B"/>
    <w:rsid w:val="00DA1C03"/>
    <w:rsid w:val="00DA70F6"/>
    <w:rsid w:val="00DC46CB"/>
    <w:rsid w:val="00DC5D3B"/>
    <w:rsid w:val="00DD3708"/>
    <w:rsid w:val="00DE36FE"/>
    <w:rsid w:val="00DE5BD6"/>
    <w:rsid w:val="00E51DEA"/>
    <w:rsid w:val="00E52EFB"/>
    <w:rsid w:val="00E608EE"/>
    <w:rsid w:val="00E84FB6"/>
    <w:rsid w:val="00EA35E0"/>
    <w:rsid w:val="00EA4E3A"/>
    <w:rsid w:val="00EE1921"/>
    <w:rsid w:val="00EF1770"/>
    <w:rsid w:val="00F15BD4"/>
    <w:rsid w:val="00F17B84"/>
    <w:rsid w:val="00F906BA"/>
    <w:rsid w:val="00FB0118"/>
    <w:rsid w:val="00FD3B47"/>
    <w:rsid w:val="00FE4B11"/>
    <w:rsid w:val="00FF21C9"/>
    <w:rsid w:val="00FF25E9"/>
    <w:rsid w:val="00FF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55E7"/>
  <w15:docId w15:val="{8ACB6B29-5E02-4A8F-9F4B-8996B9DF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C27"/>
    <w:pPr>
      <w:tabs>
        <w:tab w:val="left" w:pos="720"/>
      </w:tabs>
      <w:suppressAutoHyphens/>
    </w:pPr>
    <w:rPr>
      <w:rFonts w:ascii="Calibri" w:eastAsia="Droid Sans Fallback" w:hAnsi="Calibri" w:cs="Calibri"/>
      <w:color w:val="00000A"/>
    </w:rPr>
  </w:style>
  <w:style w:type="paragraph" w:styleId="Heading1">
    <w:name w:val="heading 1"/>
    <w:basedOn w:val="Normal"/>
    <w:next w:val="Normal"/>
    <w:link w:val="Heading1Char"/>
    <w:uiPriority w:val="9"/>
    <w:qFormat/>
    <w:rsid w:val="0020351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95913"/>
    <w:pPr>
      <w:keepNext/>
      <w:keepLines/>
      <w:tabs>
        <w:tab w:val="clear" w:pos="720"/>
      </w:tabs>
      <w:suppressAutoHyphens w:val="0"/>
      <w:spacing w:before="240" w:after="240" w:line="360" w:lineRule="auto"/>
      <w:jc w:val="center"/>
      <w:outlineLvl w:val="1"/>
    </w:pPr>
    <w:rPr>
      <w:rFonts w:ascii="Times New Roman" w:eastAsia="Times New Roman" w:hAnsi="Times New Roman" w:cs="Times New Roman"/>
      <w:b/>
      <w:color w:val="auto"/>
      <w:sz w:val="28"/>
      <w:szCs w:val="28"/>
      <w:lang w:val="en"/>
    </w:rPr>
  </w:style>
  <w:style w:type="paragraph" w:styleId="Heading3">
    <w:name w:val="heading 3"/>
    <w:basedOn w:val="Normal"/>
    <w:next w:val="Normal"/>
    <w:link w:val="Heading3Char"/>
    <w:uiPriority w:val="9"/>
    <w:unhideWhenUsed/>
    <w:qFormat/>
    <w:rsid w:val="00195913"/>
    <w:pPr>
      <w:keepNext/>
      <w:keepLines/>
      <w:tabs>
        <w:tab w:val="clear" w:pos="720"/>
      </w:tabs>
      <w:suppressAutoHyphens w:val="0"/>
      <w:spacing w:before="200" w:after="0" w:line="360" w:lineRule="auto"/>
      <w:ind w:left="80"/>
      <w:outlineLvl w:val="2"/>
    </w:pPr>
    <w:rPr>
      <w:rFonts w:asciiTheme="majorHAnsi" w:eastAsiaTheme="majorEastAsia" w:hAnsiTheme="majorHAnsi" w:cstheme="majorBidi"/>
      <w:b/>
      <w:bCs/>
      <w:color w:val="4F81BD" w:themeColor="accent1"/>
      <w:sz w:val="24"/>
      <w:szCs w:val="24"/>
      <w:lang w:val="en"/>
    </w:rPr>
  </w:style>
  <w:style w:type="paragraph" w:styleId="Heading4">
    <w:name w:val="heading 4"/>
    <w:basedOn w:val="Normal"/>
    <w:next w:val="Normal"/>
    <w:link w:val="Heading4Char"/>
    <w:uiPriority w:val="9"/>
    <w:unhideWhenUsed/>
    <w:qFormat/>
    <w:rsid w:val="00195913"/>
    <w:pPr>
      <w:keepNext/>
      <w:keepLines/>
      <w:tabs>
        <w:tab w:val="clear" w:pos="720"/>
      </w:tabs>
      <w:suppressAutoHyphens w:val="0"/>
      <w:spacing w:before="200" w:after="0" w:line="360" w:lineRule="auto"/>
      <w:ind w:left="80"/>
      <w:outlineLvl w:val="3"/>
    </w:pPr>
    <w:rPr>
      <w:rFonts w:asciiTheme="majorHAnsi" w:eastAsiaTheme="majorEastAsia" w:hAnsiTheme="majorHAnsi" w:cstheme="majorBidi"/>
      <w:b/>
      <w:bCs/>
      <w:i/>
      <w:iCs/>
      <w:color w:val="4F81BD" w:themeColor="accent1"/>
      <w:sz w:val="24"/>
      <w:szCs w:val="24"/>
      <w:lang w:val="en"/>
    </w:rPr>
  </w:style>
  <w:style w:type="paragraph" w:styleId="Heading6">
    <w:name w:val="heading 6"/>
    <w:basedOn w:val="Normal"/>
    <w:link w:val="Heading6Char"/>
    <w:uiPriority w:val="9"/>
    <w:qFormat/>
    <w:rsid w:val="00203516"/>
    <w:pPr>
      <w:tabs>
        <w:tab w:val="clear" w:pos="720"/>
      </w:tabs>
      <w:suppressAutoHyphens w:val="0"/>
      <w:spacing w:before="100" w:beforeAutospacing="1" w:after="100" w:afterAutospacing="1" w:line="240" w:lineRule="auto"/>
      <w:outlineLvl w:val="5"/>
    </w:pPr>
    <w:rPr>
      <w:rFonts w:ascii="Times New Roman" w:eastAsia="Times New Roman" w:hAnsi="Times New Roman" w:cs="Times New Roman"/>
      <w:b/>
      <w:bCs/>
      <w:color w:val="auto"/>
      <w:sz w:val="15"/>
      <w:szCs w:val="15"/>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C27"/>
    <w:pPr>
      <w:ind w:left="720"/>
    </w:pPr>
  </w:style>
  <w:style w:type="paragraph" w:styleId="Header">
    <w:name w:val="header"/>
    <w:basedOn w:val="Normal"/>
    <w:link w:val="HeaderChar"/>
    <w:uiPriority w:val="99"/>
    <w:unhideWhenUsed/>
    <w:rsid w:val="00292CCC"/>
    <w:pPr>
      <w:tabs>
        <w:tab w:val="clear" w:pos="720"/>
        <w:tab w:val="center" w:pos="4680"/>
        <w:tab w:val="right" w:pos="9360"/>
      </w:tabs>
      <w:spacing w:after="0" w:line="240" w:lineRule="auto"/>
    </w:pPr>
  </w:style>
  <w:style w:type="character" w:customStyle="1" w:styleId="HeaderChar">
    <w:name w:val="Header Char"/>
    <w:basedOn w:val="DefaultParagraphFont"/>
    <w:link w:val="Header"/>
    <w:uiPriority w:val="99"/>
    <w:rsid w:val="00292CCC"/>
    <w:rPr>
      <w:rFonts w:ascii="Calibri" w:eastAsia="Droid Sans Fallback" w:hAnsi="Calibri" w:cs="Calibri"/>
      <w:color w:val="00000A"/>
    </w:rPr>
  </w:style>
  <w:style w:type="paragraph" w:styleId="Footer">
    <w:name w:val="footer"/>
    <w:basedOn w:val="Normal"/>
    <w:link w:val="FooterChar"/>
    <w:uiPriority w:val="99"/>
    <w:unhideWhenUsed/>
    <w:rsid w:val="00292CCC"/>
    <w:pPr>
      <w:tabs>
        <w:tab w:val="clear" w:pos="720"/>
        <w:tab w:val="center" w:pos="4680"/>
        <w:tab w:val="right" w:pos="9360"/>
      </w:tabs>
      <w:spacing w:after="0" w:line="240" w:lineRule="auto"/>
    </w:pPr>
  </w:style>
  <w:style w:type="character" w:customStyle="1" w:styleId="FooterChar">
    <w:name w:val="Footer Char"/>
    <w:basedOn w:val="DefaultParagraphFont"/>
    <w:link w:val="Footer"/>
    <w:uiPriority w:val="99"/>
    <w:rsid w:val="00292CCC"/>
    <w:rPr>
      <w:rFonts w:ascii="Calibri" w:eastAsia="Droid Sans Fallback" w:hAnsi="Calibri" w:cs="Calibri"/>
      <w:color w:val="00000A"/>
    </w:rPr>
  </w:style>
  <w:style w:type="paragraph" w:styleId="NoSpacing">
    <w:name w:val="No Spacing"/>
    <w:uiPriority w:val="1"/>
    <w:qFormat/>
    <w:rsid w:val="00B615B3"/>
    <w:pPr>
      <w:tabs>
        <w:tab w:val="left" w:pos="720"/>
      </w:tabs>
      <w:suppressAutoHyphens/>
      <w:spacing w:after="0" w:line="240" w:lineRule="auto"/>
    </w:pPr>
    <w:rPr>
      <w:rFonts w:ascii="Calibri" w:eastAsia="Droid Sans Fallback" w:hAnsi="Calibri" w:cs="Calibri"/>
      <w:color w:val="00000A"/>
    </w:rPr>
  </w:style>
  <w:style w:type="character" w:customStyle="1" w:styleId="Heading2Char">
    <w:name w:val="Heading 2 Char"/>
    <w:basedOn w:val="DefaultParagraphFont"/>
    <w:link w:val="Heading2"/>
    <w:uiPriority w:val="9"/>
    <w:rsid w:val="00195913"/>
    <w:rPr>
      <w:rFonts w:ascii="Times New Roman" w:eastAsia="Times New Roman" w:hAnsi="Times New Roman" w:cs="Times New Roman"/>
      <w:b/>
      <w:sz w:val="28"/>
      <w:szCs w:val="28"/>
      <w:lang w:val="en"/>
    </w:rPr>
  </w:style>
  <w:style w:type="character" w:customStyle="1" w:styleId="Heading3Char">
    <w:name w:val="Heading 3 Char"/>
    <w:basedOn w:val="DefaultParagraphFont"/>
    <w:link w:val="Heading3"/>
    <w:uiPriority w:val="9"/>
    <w:rsid w:val="00195913"/>
    <w:rPr>
      <w:rFonts w:asciiTheme="majorHAnsi" w:eastAsiaTheme="majorEastAsia" w:hAnsiTheme="majorHAnsi" w:cstheme="majorBidi"/>
      <w:b/>
      <w:bCs/>
      <w:color w:val="4F81BD" w:themeColor="accent1"/>
      <w:sz w:val="24"/>
      <w:szCs w:val="24"/>
      <w:lang w:val="en"/>
    </w:rPr>
  </w:style>
  <w:style w:type="character" w:customStyle="1" w:styleId="Heading4Char">
    <w:name w:val="Heading 4 Char"/>
    <w:basedOn w:val="DefaultParagraphFont"/>
    <w:link w:val="Heading4"/>
    <w:uiPriority w:val="9"/>
    <w:rsid w:val="00195913"/>
    <w:rPr>
      <w:rFonts w:asciiTheme="majorHAnsi" w:eastAsiaTheme="majorEastAsia" w:hAnsiTheme="majorHAnsi" w:cstheme="majorBidi"/>
      <w:b/>
      <w:bCs/>
      <w:i/>
      <w:iCs/>
      <w:color w:val="4F81BD" w:themeColor="accent1"/>
      <w:sz w:val="24"/>
      <w:szCs w:val="24"/>
      <w:lang w:val="en"/>
    </w:rPr>
  </w:style>
  <w:style w:type="character" w:styleId="Strong">
    <w:name w:val="Strong"/>
    <w:basedOn w:val="DefaultParagraphFont"/>
    <w:uiPriority w:val="22"/>
    <w:qFormat/>
    <w:rsid w:val="00195913"/>
    <w:rPr>
      <w:b/>
      <w:bCs/>
    </w:rPr>
  </w:style>
  <w:style w:type="paragraph" w:styleId="NormalWeb">
    <w:name w:val="Normal (Web)"/>
    <w:basedOn w:val="Normal"/>
    <w:uiPriority w:val="99"/>
    <w:unhideWhenUsed/>
    <w:rsid w:val="00195913"/>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195913"/>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195913"/>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5913"/>
    <w:rPr>
      <w:rFonts w:ascii="Courier New" w:eastAsia="Times New Roman" w:hAnsi="Courier New" w:cs="Courier New"/>
      <w:sz w:val="20"/>
      <w:szCs w:val="20"/>
    </w:rPr>
  </w:style>
  <w:style w:type="character" w:styleId="Emphasis">
    <w:name w:val="Emphasis"/>
    <w:basedOn w:val="DefaultParagraphFont"/>
    <w:uiPriority w:val="20"/>
    <w:qFormat/>
    <w:rsid w:val="00195913"/>
    <w:rPr>
      <w:i/>
      <w:iCs/>
    </w:rPr>
  </w:style>
  <w:style w:type="character" w:customStyle="1" w:styleId="Heading1Char">
    <w:name w:val="Heading 1 Char"/>
    <w:basedOn w:val="DefaultParagraphFont"/>
    <w:link w:val="Heading1"/>
    <w:uiPriority w:val="9"/>
    <w:rsid w:val="00203516"/>
    <w:rPr>
      <w:rFonts w:asciiTheme="majorHAnsi" w:eastAsiaTheme="majorEastAsia" w:hAnsiTheme="majorHAnsi" w:cstheme="majorBidi"/>
      <w:color w:val="365F91" w:themeColor="accent1" w:themeShade="BF"/>
      <w:sz w:val="32"/>
      <w:szCs w:val="32"/>
    </w:rPr>
  </w:style>
  <w:style w:type="character" w:customStyle="1" w:styleId="Heading6Char">
    <w:name w:val="Heading 6 Char"/>
    <w:basedOn w:val="DefaultParagraphFont"/>
    <w:link w:val="Heading6"/>
    <w:uiPriority w:val="9"/>
    <w:rsid w:val="00203516"/>
    <w:rPr>
      <w:rFonts w:ascii="Times New Roman" w:eastAsia="Times New Roman" w:hAnsi="Times New Roman" w:cs="Times New Roman"/>
      <w:b/>
      <w:bCs/>
      <w:sz w:val="15"/>
      <w:szCs w:val="15"/>
      <w14:ligatures w14:val="standardContextual"/>
    </w:rPr>
  </w:style>
  <w:style w:type="numbering" w:customStyle="1" w:styleId="NoList1">
    <w:name w:val="No List1"/>
    <w:next w:val="NoList"/>
    <w:uiPriority w:val="99"/>
    <w:semiHidden/>
    <w:unhideWhenUsed/>
    <w:rsid w:val="00203516"/>
  </w:style>
  <w:style w:type="character" w:customStyle="1" w:styleId="katex-mathml">
    <w:name w:val="katex-mathml"/>
    <w:basedOn w:val="DefaultParagraphFont"/>
    <w:rsid w:val="00203516"/>
  </w:style>
  <w:style w:type="character" w:customStyle="1" w:styleId="mord">
    <w:name w:val="mord"/>
    <w:basedOn w:val="DefaultParagraphFont"/>
    <w:rsid w:val="00203516"/>
  </w:style>
  <w:style w:type="character" w:customStyle="1" w:styleId="mrel">
    <w:name w:val="mrel"/>
    <w:basedOn w:val="DefaultParagraphFont"/>
    <w:rsid w:val="00203516"/>
  </w:style>
  <w:style w:type="character" w:customStyle="1" w:styleId="mopen">
    <w:name w:val="mopen"/>
    <w:basedOn w:val="DefaultParagraphFont"/>
    <w:rsid w:val="00203516"/>
  </w:style>
  <w:style w:type="character" w:customStyle="1" w:styleId="vlist-s">
    <w:name w:val="vlist-s"/>
    <w:basedOn w:val="DefaultParagraphFont"/>
    <w:rsid w:val="00203516"/>
  </w:style>
  <w:style w:type="character" w:customStyle="1" w:styleId="mpunct">
    <w:name w:val="mpunct"/>
    <w:basedOn w:val="DefaultParagraphFont"/>
    <w:rsid w:val="00203516"/>
  </w:style>
  <w:style w:type="character" w:customStyle="1" w:styleId="minner">
    <w:name w:val="minner"/>
    <w:basedOn w:val="DefaultParagraphFont"/>
    <w:rsid w:val="00203516"/>
  </w:style>
  <w:style w:type="character" w:customStyle="1" w:styleId="mclose">
    <w:name w:val="mclose"/>
    <w:basedOn w:val="DefaultParagraphFont"/>
    <w:rsid w:val="00203516"/>
  </w:style>
  <w:style w:type="character" w:customStyle="1" w:styleId="mop">
    <w:name w:val="mop"/>
    <w:basedOn w:val="DefaultParagraphFont"/>
    <w:rsid w:val="00203516"/>
  </w:style>
  <w:style w:type="character" w:customStyle="1" w:styleId="mbin">
    <w:name w:val="mbin"/>
    <w:basedOn w:val="DefaultParagraphFont"/>
    <w:rsid w:val="00203516"/>
  </w:style>
  <w:style w:type="paragraph" w:customStyle="1" w:styleId="Default">
    <w:name w:val="Default"/>
    <w:rsid w:val="00203516"/>
    <w:pPr>
      <w:autoSpaceDE w:val="0"/>
      <w:autoSpaceDN w:val="0"/>
      <w:adjustRightInd w:val="0"/>
      <w:spacing w:after="0" w:line="240" w:lineRule="auto"/>
    </w:pPr>
    <w:rPr>
      <w:rFonts w:ascii="Cambria" w:hAnsi="Cambria" w:cs="Cambria"/>
      <w:color w:val="000000"/>
      <w:sz w:val="24"/>
      <w:szCs w:val="24"/>
      <w14:ligatures w14:val="standardContextual"/>
    </w:rPr>
  </w:style>
  <w:style w:type="character" w:styleId="PlaceholderText">
    <w:name w:val="Placeholder Text"/>
    <w:basedOn w:val="DefaultParagraphFont"/>
    <w:uiPriority w:val="99"/>
    <w:semiHidden/>
    <w:rsid w:val="00203516"/>
    <w:rPr>
      <w:color w:val="666666"/>
    </w:rPr>
  </w:style>
  <w:style w:type="character" w:customStyle="1" w:styleId="nowrap">
    <w:name w:val="nowrap"/>
    <w:basedOn w:val="DefaultParagraphFont"/>
    <w:rsid w:val="00203516"/>
  </w:style>
  <w:style w:type="character" w:customStyle="1" w:styleId="list-label">
    <w:name w:val="list-label"/>
    <w:basedOn w:val="DefaultParagraphFont"/>
    <w:rsid w:val="00203516"/>
  </w:style>
  <w:style w:type="character" w:customStyle="1" w:styleId="list-content">
    <w:name w:val="list-content"/>
    <w:basedOn w:val="DefaultParagraphFont"/>
    <w:rsid w:val="00203516"/>
  </w:style>
  <w:style w:type="character" w:customStyle="1" w:styleId="Hyperlink1">
    <w:name w:val="Hyperlink1"/>
    <w:basedOn w:val="DefaultParagraphFont"/>
    <w:uiPriority w:val="99"/>
    <w:unhideWhenUsed/>
    <w:rsid w:val="00203516"/>
    <w:rPr>
      <w:color w:val="0000FF"/>
      <w:u w:val="single"/>
    </w:rPr>
  </w:style>
  <w:style w:type="character" w:customStyle="1" w:styleId="UnresolvedMention1">
    <w:name w:val="Unresolved Mention1"/>
    <w:basedOn w:val="DefaultParagraphFont"/>
    <w:uiPriority w:val="99"/>
    <w:semiHidden/>
    <w:unhideWhenUsed/>
    <w:rsid w:val="00203516"/>
    <w:rPr>
      <w:color w:val="605E5C"/>
      <w:shd w:val="clear" w:color="auto" w:fill="E1DFDD"/>
    </w:rPr>
  </w:style>
  <w:style w:type="paragraph" w:customStyle="1" w:styleId="position-relative">
    <w:name w:val="position-relative"/>
    <w:basedOn w:val="Normal"/>
    <w:rsid w:val="00203516"/>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sz w:val="24"/>
      <w:szCs w:val="24"/>
      <w14:ligatures w14:val="standardContextual"/>
    </w:rPr>
  </w:style>
  <w:style w:type="paragraph" w:customStyle="1" w:styleId="av-pop">
    <w:name w:val="av-pop"/>
    <w:basedOn w:val="Normal"/>
    <w:rsid w:val="00203516"/>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sz w:val="24"/>
      <w:szCs w:val="24"/>
      <w14:ligatures w14:val="standardContextual"/>
    </w:rPr>
  </w:style>
  <w:style w:type="paragraph" w:styleId="z-TopofForm">
    <w:name w:val="HTML Top of Form"/>
    <w:basedOn w:val="Normal"/>
    <w:next w:val="Normal"/>
    <w:link w:val="z-TopofFormChar"/>
    <w:hidden/>
    <w:uiPriority w:val="99"/>
    <w:semiHidden/>
    <w:unhideWhenUsed/>
    <w:rsid w:val="00203516"/>
    <w:pPr>
      <w:pBdr>
        <w:bottom w:val="single" w:sz="6" w:space="1" w:color="auto"/>
      </w:pBdr>
      <w:tabs>
        <w:tab w:val="clear" w:pos="720"/>
      </w:tabs>
      <w:suppressAutoHyphens w:val="0"/>
      <w:spacing w:after="0" w:line="240" w:lineRule="auto"/>
      <w:jc w:val="center"/>
    </w:pPr>
    <w:rPr>
      <w:rFonts w:ascii="Arial" w:eastAsia="Times New Roman" w:hAnsi="Arial" w:cs="Arial"/>
      <w:vanish/>
      <w:color w:val="auto"/>
      <w:sz w:val="16"/>
      <w:szCs w:val="16"/>
      <w14:ligatures w14:val="standardContextual"/>
    </w:rPr>
  </w:style>
  <w:style w:type="character" w:customStyle="1" w:styleId="z-TopofFormChar">
    <w:name w:val="z-Top of Form Char"/>
    <w:basedOn w:val="DefaultParagraphFont"/>
    <w:link w:val="z-TopofForm"/>
    <w:uiPriority w:val="99"/>
    <w:semiHidden/>
    <w:rsid w:val="00203516"/>
    <w:rPr>
      <w:rFonts w:ascii="Arial" w:eastAsia="Times New Roman" w:hAnsi="Arial" w:cs="Arial"/>
      <w:vanish/>
      <w:sz w:val="16"/>
      <w:szCs w:val="16"/>
      <w14:ligatures w14:val="standardContextual"/>
    </w:rPr>
  </w:style>
  <w:style w:type="paragraph" w:customStyle="1" w:styleId="comment-subscription-form">
    <w:name w:val="comment-subscription-form"/>
    <w:basedOn w:val="Normal"/>
    <w:rsid w:val="00203516"/>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sz w:val="24"/>
      <w:szCs w:val="24"/>
      <w14:ligatures w14:val="standardContextual"/>
    </w:rPr>
  </w:style>
  <w:style w:type="paragraph" w:styleId="z-BottomofForm">
    <w:name w:val="HTML Bottom of Form"/>
    <w:basedOn w:val="Normal"/>
    <w:next w:val="Normal"/>
    <w:link w:val="z-BottomofFormChar"/>
    <w:hidden/>
    <w:uiPriority w:val="99"/>
    <w:semiHidden/>
    <w:unhideWhenUsed/>
    <w:rsid w:val="00203516"/>
    <w:pPr>
      <w:pBdr>
        <w:top w:val="single" w:sz="6" w:space="1" w:color="auto"/>
      </w:pBdr>
      <w:tabs>
        <w:tab w:val="clear" w:pos="720"/>
      </w:tabs>
      <w:suppressAutoHyphens w:val="0"/>
      <w:spacing w:after="0" w:line="240" w:lineRule="auto"/>
      <w:jc w:val="center"/>
    </w:pPr>
    <w:rPr>
      <w:rFonts w:ascii="Arial" w:eastAsia="Times New Roman" w:hAnsi="Arial" w:cs="Arial"/>
      <w:vanish/>
      <w:color w:val="auto"/>
      <w:sz w:val="16"/>
      <w:szCs w:val="16"/>
      <w14:ligatures w14:val="standardContextual"/>
    </w:rPr>
  </w:style>
  <w:style w:type="character" w:customStyle="1" w:styleId="z-BottomofFormChar">
    <w:name w:val="z-Bottom of Form Char"/>
    <w:basedOn w:val="DefaultParagraphFont"/>
    <w:link w:val="z-BottomofForm"/>
    <w:uiPriority w:val="99"/>
    <w:semiHidden/>
    <w:rsid w:val="00203516"/>
    <w:rPr>
      <w:rFonts w:ascii="Arial" w:eastAsia="Times New Roman" w:hAnsi="Arial" w:cs="Arial"/>
      <w:vanish/>
      <w:sz w:val="16"/>
      <w:szCs w:val="16"/>
      <w14:ligatures w14:val="standardContextual"/>
    </w:rPr>
  </w:style>
  <w:style w:type="paragraph" w:customStyle="1" w:styleId="card-text">
    <w:name w:val="card-text"/>
    <w:basedOn w:val="Normal"/>
    <w:rsid w:val="00203516"/>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sz w:val="24"/>
      <w:szCs w:val="24"/>
      <w14:ligatures w14:val="standardContextual"/>
    </w:rPr>
  </w:style>
  <w:style w:type="character" w:customStyle="1" w:styleId="text-uppercase">
    <w:name w:val="text-uppercase"/>
    <w:basedOn w:val="DefaultParagraphFont"/>
    <w:rsid w:val="00203516"/>
  </w:style>
  <w:style w:type="table" w:customStyle="1" w:styleId="TableGrid1">
    <w:name w:val="Table Grid1"/>
    <w:basedOn w:val="TableNormal"/>
    <w:next w:val="TableGrid"/>
    <w:uiPriority w:val="39"/>
    <w:rsid w:val="00203516"/>
    <w:pPr>
      <w:spacing w:after="0" w:line="240" w:lineRule="auto"/>
    </w:pPr>
    <w:rPr>
      <w:rFonts w:ascii="Times New Roman" w:hAnsi="Times New Roman" w:cs="Times New Roman"/>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vsite-heading">
    <w:name w:val="devsite-heading"/>
    <w:basedOn w:val="DefaultParagraphFont"/>
    <w:rsid w:val="00203516"/>
  </w:style>
  <w:style w:type="paragraph" w:customStyle="1" w:styleId="qlu9j">
    <w:name w:val="qlu9j"/>
    <w:basedOn w:val="Normal"/>
    <w:rsid w:val="00203516"/>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sz w:val="24"/>
      <w:szCs w:val="24"/>
      <w14:ligatures w14:val="standardContextual"/>
    </w:rPr>
  </w:style>
  <w:style w:type="character" w:customStyle="1" w:styleId="tlgi0">
    <w:name w:val="tlgi0"/>
    <w:basedOn w:val="DefaultParagraphFont"/>
    <w:rsid w:val="00203516"/>
  </w:style>
  <w:style w:type="character" w:customStyle="1" w:styleId="tf-token">
    <w:name w:val="tf-token"/>
    <w:basedOn w:val="DefaultParagraphFont"/>
    <w:rsid w:val="00203516"/>
  </w:style>
  <w:style w:type="character" w:customStyle="1" w:styleId="apple-converted-space">
    <w:name w:val="apple-converted-space"/>
    <w:basedOn w:val="DefaultParagraphFont"/>
    <w:rsid w:val="00203516"/>
  </w:style>
  <w:style w:type="table" w:customStyle="1" w:styleId="TableGridLight1">
    <w:name w:val="Table Grid Light1"/>
    <w:basedOn w:val="TableNormal"/>
    <w:uiPriority w:val="40"/>
    <w:rsid w:val="00203516"/>
    <w:pPr>
      <w:spacing w:after="0" w:line="240" w:lineRule="auto"/>
    </w:pPr>
    <w:rPr>
      <w:rFonts w:ascii="Times New Roman" w:hAnsi="Times New Roman" w:cs="Times New Roman"/>
      <w:sz w:val="24"/>
      <w:szCs w:val="24"/>
      <w14:ligatures w14:val="standardContextu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OC11">
    <w:name w:val="TOC 11"/>
    <w:basedOn w:val="Normal"/>
    <w:next w:val="Normal"/>
    <w:autoRedefine/>
    <w:uiPriority w:val="39"/>
    <w:unhideWhenUsed/>
    <w:rsid w:val="00203516"/>
    <w:pPr>
      <w:tabs>
        <w:tab w:val="clear" w:pos="720"/>
      </w:tabs>
      <w:suppressAutoHyphens w:val="0"/>
      <w:spacing w:after="100" w:line="259" w:lineRule="auto"/>
    </w:pPr>
    <w:rPr>
      <w:rFonts w:ascii="Times New Roman" w:eastAsia="Calibri" w:hAnsi="Times New Roman" w:cs="Times New Roman"/>
      <w:b/>
      <w:color w:val="auto"/>
      <w:sz w:val="24"/>
      <w:szCs w:val="24"/>
      <w14:ligatures w14:val="standardContextual"/>
    </w:rPr>
  </w:style>
  <w:style w:type="paragraph" w:customStyle="1" w:styleId="TOC21">
    <w:name w:val="TOC 21"/>
    <w:basedOn w:val="Normal"/>
    <w:next w:val="Normal"/>
    <w:autoRedefine/>
    <w:uiPriority w:val="39"/>
    <w:unhideWhenUsed/>
    <w:rsid w:val="00203516"/>
    <w:pPr>
      <w:tabs>
        <w:tab w:val="clear" w:pos="720"/>
      </w:tabs>
      <w:suppressAutoHyphens w:val="0"/>
      <w:spacing w:after="100" w:line="259" w:lineRule="auto"/>
      <w:ind w:left="240"/>
    </w:pPr>
    <w:rPr>
      <w:rFonts w:ascii="Times New Roman" w:eastAsia="Calibri" w:hAnsi="Times New Roman" w:cs="Times New Roman"/>
      <w:b/>
      <w:color w:val="auto"/>
      <w:sz w:val="24"/>
      <w:szCs w:val="24"/>
      <w14:ligatures w14:val="standardContextual"/>
    </w:rPr>
  </w:style>
  <w:style w:type="paragraph" w:customStyle="1" w:styleId="TOC31">
    <w:name w:val="TOC 31"/>
    <w:basedOn w:val="Normal"/>
    <w:next w:val="Normal"/>
    <w:autoRedefine/>
    <w:uiPriority w:val="39"/>
    <w:unhideWhenUsed/>
    <w:rsid w:val="00203516"/>
    <w:pPr>
      <w:tabs>
        <w:tab w:val="clear" w:pos="720"/>
        <w:tab w:val="left" w:pos="1100"/>
        <w:tab w:val="right" w:pos="9350"/>
      </w:tabs>
      <w:suppressAutoHyphens w:val="0"/>
      <w:spacing w:after="100" w:line="360" w:lineRule="auto"/>
      <w:ind w:left="480"/>
    </w:pPr>
    <w:rPr>
      <w:rFonts w:ascii="Times New Roman" w:eastAsia="Calibri" w:hAnsi="Times New Roman" w:cs="Times New Roman"/>
      <w:color w:val="auto"/>
      <w:sz w:val="24"/>
      <w:szCs w:val="24"/>
      <w14:ligatures w14:val="standardContextual"/>
    </w:rPr>
  </w:style>
  <w:style w:type="paragraph" w:customStyle="1" w:styleId="TOC41">
    <w:name w:val="TOC 41"/>
    <w:basedOn w:val="Normal"/>
    <w:next w:val="Normal"/>
    <w:autoRedefine/>
    <w:uiPriority w:val="39"/>
    <w:unhideWhenUsed/>
    <w:rsid w:val="00203516"/>
    <w:pPr>
      <w:tabs>
        <w:tab w:val="clear" w:pos="720"/>
      </w:tabs>
      <w:suppressAutoHyphens w:val="0"/>
      <w:spacing w:after="100" w:line="259" w:lineRule="auto"/>
      <w:ind w:left="720"/>
    </w:pPr>
    <w:rPr>
      <w:rFonts w:ascii="Times New Roman" w:eastAsia="Calibri" w:hAnsi="Times New Roman" w:cs="Times New Roman"/>
      <w:color w:val="auto"/>
      <w:sz w:val="24"/>
      <w:szCs w:val="24"/>
      <w14:ligatures w14:val="standardContextual"/>
    </w:rPr>
  </w:style>
  <w:style w:type="paragraph" w:customStyle="1" w:styleId="Title1">
    <w:name w:val="Title1"/>
    <w:basedOn w:val="Normal"/>
    <w:next w:val="Normal"/>
    <w:uiPriority w:val="10"/>
    <w:qFormat/>
    <w:rsid w:val="00203516"/>
    <w:pPr>
      <w:tabs>
        <w:tab w:val="clear" w:pos="720"/>
      </w:tabs>
      <w:suppressAutoHyphens w:val="0"/>
      <w:spacing w:after="0" w:line="240" w:lineRule="auto"/>
      <w:contextualSpacing/>
      <w:jc w:val="both"/>
    </w:pPr>
    <w:rPr>
      <w:rFonts w:ascii="Cambria" w:eastAsia="Times New Roman" w:hAnsi="Cambria" w:cs="Times New Roman"/>
      <w:color w:val="auto"/>
      <w:spacing w:val="-10"/>
      <w:kern w:val="28"/>
      <w:sz w:val="56"/>
      <w:szCs w:val="56"/>
      <w14:ligatures w14:val="standardContextual"/>
    </w:rPr>
  </w:style>
  <w:style w:type="character" w:customStyle="1" w:styleId="TitleChar">
    <w:name w:val="Title Char"/>
    <w:basedOn w:val="DefaultParagraphFont"/>
    <w:link w:val="Title"/>
    <w:uiPriority w:val="10"/>
    <w:rsid w:val="00203516"/>
    <w:rPr>
      <w:rFonts w:ascii="Cambria" w:eastAsia="Times New Roman" w:hAnsi="Cambria" w:cs="Times New Roman"/>
      <w:spacing w:val="-10"/>
      <w:kern w:val="28"/>
      <w:sz w:val="56"/>
      <w:szCs w:val="56"/>
      <w14:ligatures w14:val="standardContextual"/>
    </w:rPr>
  </w:style>
  <w:style w:type="paragraph" w:customStyle="1" w:styleId="TableofFigures1">
    <w:name w:val="Table of Figures1"/>
    <w:basedOn w:val="Normal"/>
    <w:next w:val="Normal"/>
    <w:uiPriority w:val="99"/>
    <w:semiHidden/>
    <w:unhideWhenUsed/>
    <w:rsid w:val="00203516"/>
    <w:pPr>
      <w:tabs>
        <w:tab w:val="clear" w:pos="720"/>
      </w:tabs>
      <w:suppressAutoHyphens w:val="0"/>
      <w:spacing w:before="120" w:after="0" w:line="256" w:lineRule="auto"/>
      <w:jc w:val="both"/>
    </w:pPr>
    <w:rPr>
      <w:rFonts w:ascii="Times New Roman" w:eastAsia="Calibri" w:hAnsi="Times New Roman" w:cs="Times New Roman"/>
      <w:color w:val="auto"/>
      <w:sz w:val="24"/>
      <w14:ligatures w14:val="standardContextual"/>
    </w:rPr>
  </w:style>
  <w:style w:type="character" w:styleId="CommentReference">
    <w:name w:val="annotation reference"/>
    <w:basedOn w:val="DefaultParagraphFont"/>
    <w:uiPriority w:val="99"/>
    <w:semiHidden/>
    <w:unhideWhenUsed/>
    <w:rsid w:val="00203516"/>
    <w:rPr>
      <w:sz w:val="16"/>
      <w:szCs w:val="16"/>
    </w:rPr>
  </w:style>
  <w:style w:type="paragraph" w:customStyle="1" w:styleId="CommentText1">
    <w:name w:val="Comment Text1"/>
    <w:basedOn w:val="Normal"/>
    <w:next w:val="CommentText"/>
    <w:link w:val="CommentTextChar"/>
    <w:uiPriority w:val="99"/>
    <w:semiHidden/>
    <w:unhideWhenUsed/>
    <w:rsid w:val="00203516"/>
    <w:pPr>
      <w:tabs>
        <w:tab w:val="clear" w:pos="720"/>
      </w:tabs>
      <w:suppressAutoHyphens w:val="0"/>
      <w:spacing w:after="160" w:line="240" w:lineRule="auto"/>
    </w:pPr>
    <w:rPr>
      <w:rFonts w:ascii="Times New Roman" w:eastAsiaTheme="minorHAnsi" w:hAnsi="Times New Roman" w:cs="Times New Roman"/>
      <w:color w:val="auto"/>
      <w:sz w:val="20"/>
      <w:szCs w:val="20"/>
      <w14:ligatures w14:val="standardContextual"/>
    </w:rPr>
  </w:style>
  <w:style w:type="character" w:customStyle="1" w:styleId="CommentTextChar">
    <w:name w:val="Comment Text Char"/>
    <w:basedOn w:val="DefaultParagraphFont"/>
    <w:link w:val="CommentText1"/>
    <w:uiPriority w:val="99"/>
    <w:semiHidden/>
    <w:rsid w:val="00203516"/>
    <w:rPr>
      <w:rFonts w:ascii="Times New Roman" w:hAnsi="Times New Roman" w:cs="Times New Roman"/>
      <w:sz w:val="20"/>
      <w:szCs w:val="20"/>
      <w14:ligatures w14:val="standardContextual"/>
    </w:rPr>
  </w:style>
  <w:style w:type="paragraph" w:customStyle="1" w:styleId="CommentSubject1">
    <w:name w:val="Comment Subject1"/>
    <w:basedOn w:val="CommentText"/>
    <w:next w:val="CommentText"/>
    <w:uiPriority w:val="99"/>
    <w:semiHidden/>
    <w:unhideWhenUsed/>
    <w:rsid w:val="00203516"/>
    <w:pPr>
      <w:tabs>
        <w:tab w:val="clear" w:pos="720"/>
      </w:tabs>
      <w:suppressAutoHyphens w:val="0"/>
      <w:spacing w:after="160"/>
    </w:pPr>
    <w:rPr>
      <w:rFonts w:ascii="Times New Roman" w:eastAsia="Calibri" w:hAnsi="Times New Roman" w:cs="Times New Roman"/>
      <w:b/>
      <w:bCs/>
      <w:color w:val="auto"/>
      <w14:ligatures w14:val="standardContextual"/>
    </w:rPr>
  </w:style>
  <w:style w:type="character" w:customStyle="1" w:styleId="CommentSubjectChar">
    <w:name w:val="Comment Subject Char"/>
    <w:basedOn w:val="CommentTextChar"/>
    <w:link w:val="CommentSubject"/>
    <w:uiPriority w:val="99"/>
    <w:semiHidden/>
    <w:rsid w:val="00203516"/>
    <w:rPr>
      <w:rFonts w:ascii="Times New Roman" w:hAnsi="Times New Roman" w:cs="Times New Roman"/>
      <w:b/>
      <w:bCs/>
      <w:sz w:val="20"/>
      <w:szCs w:val="20"/>
      <w14:ligatures w14:val="standardContextual"/>
    </w:rPr>
  </w:style>
  <w:style w:type="paragraph" w:customStyle="1" w:styleId="BalloonText1">
    <w:name w:val="Balloon Text1"/>
    <w:basedOn w:val="Normal"/>
    <w:next w:val="BalloonText"/>
    <w:link w:val="BalloonTextChar"/>
    <w:uiPriority w:val="99"/>
    <w:semiHidden/>
    <w:unhideWhenUsed/>
    <w:rsid w:val="00203516"/>
    <w:pPr>
      <w:tabs>
        <w:tab w:val="clear" w:pos="720"/>
      </w:tabs>
      <w:suppressAutoHyphens w:val="0"/>
      <w:spacing w:after="0" w:line="240" w:lineRule="auto"/>
    </w:pPr>
    <w:rPr>
      <w:rFonts w:ascii="Tahoma" w:eastAsiaTheme="minorHAnsi" w:hAnsi="Tahoma" w:cs="Tahoma"/>
      <w:color w:val="auto"/>
      <w:sz w:val="16"/>
      <w:szCs w:val="16"/>
      <w14:ligatures w14:val="standardContextual"/>
    </w:rPr>
  </w:style>
  <w:style w:type="character" w:customStyle="1" w:styleId="BalloonTextChar">
    <w:name w:val="Balloon Text Char"/>
    <w:basedOn w:val="DefaultParagraphFont"/>
    <w:link w:val="BalloonText1"/>
    <w:uiPriority w:val="99"/>
    <w:semiHidden/>
    <w:rsid w:val="00203516"/>
    <w:rPr>
      <w:rFonts w:ascii="Tahoma" w:hAnsi="Tahoma" w:cs="Tahoma"/>
      <w:sz w:val="16"/>
      <w:szCs w:val="16"/>
      <w14:ligatures w14:val="standardContextual"/>
    </w:rPr>
  </w:style>
  <w:style w:type="character" w:styleId="UnresolvedMention">
    <w:name w:val="Unresolved Mention"/>
    <w:basedOn w:val="DefaultParagraphFont"/>
    <w:uiPriority w:val="99"/>
    <w:semiHidden/>
    <w:unhideWhenUsed/>
    <w:rsid w:val="00203516"/>
    <w:rPr>
      <w:color w:val="605E5C"/>
      <w:shd w:val="clear" w:color="auto" w:fill="E1DFDD"/>
    </w:rPr>
  </w:style>
  <w:style w:type="paragraph" w:customStyle="1" w:styleId="Revision1">
    <w:name w:val="Revision1"/>
    <w:next w:val="Revision"/>
    <w:hidden/>
    <w:uiPriority w:val="99"/>
    <w:semiHidden/>
    <w:rsid w:val="00203516"/>
    <w:pPr>
      <w:spacing w:after="0" w:line="240" w:lineRule="auto"/>
    </w:pPr>
    <w:rPr>
      <w:rFonts w:ascii="Times New Roman" w:hAnsi="Times New Roman" w:cs="Times New Roman"/>
      <w:sz w:val="24"/>
      <w:szCs w:val="24"/>
      <w14:ligatures w14:val="standardContextual"/>
    </w:rPr>
  </w:style>
  <w:style w:type="character" w:styleId="Hyperlink">
    <w:name w:val="Hyperlink"/>
    <w:basedOn w:val="DefaultParagraphFont"/>
    <w:uiPriority w:val="99"/>
    <w:semiHidden/>
    <w:unhideWhenUsed/>
    <w:rsid w:val="00203516"/>
    <w:rPr>
      <w:color w:val="0000FF" w:themeColor="hyperlink"/>
      <w:u w:val="single"/>
    </w:rPr>
  </w:style>
  <w:style w:type="table" w:styleId="TableGrid">
    <w:name w:val="Table Grid"/>
    <w:basedOn w:val="TableNormal"/>
    <w:uiPriority w:val="59"/>
    <w:rsid w:val="00203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03516"/>
    <w:pPr>
      <w:spacing w:after="0" w:line="240" w:lineRule="auto"/>
      <w:contextualSpacing/>
    </w:pPr>
    <w:rPr>
      <w:rFonts w:ascii="Cambria" w:eastAsia="Times New Roman" w:hAnsi="Cambria" w:cs="Times New Roman"/>
      <w:color w:val="auto"/>
      <w:spacing w:val="-10"/>
      <w:kern w:val="28"/>
      <w:sz w:val="56"/>
      <w:szCs w:val="56"/>
      <w14:ligatures w14:val="standardContextual"/>
    </w:rPr>
  </w:style>
  <w:style w:type="character" w:customStyle="1" w:styleId="TitleChar1">
    <w:name w:val="Title Char1"/>
    <w:basedOn w:val="DefaultParagraphFont"/>
    <w:uiPriority w:val="10"/>
    <w:rsid w:val="00203516"/>
    <w:rPr>
      <w:rFonts w:asciiTheme="majorHAnsi" w:eastAsiaTheme="majorEastAsia" w:hAnsiTheme="majorHAnsi" w:cstheme="majorBidi"/>
      <w:spacing w:val="-10"/>
      <w:kern w:val="28"/>
      <w:sz w:val="56"/>
      <w:szCs w:val="56"/>
    </w:rPr>
  </w:style>
  <w:style w:type="paragraph" w:styleId="CommentText">
    <w:name w:val="annotation text"/>
    <w:basedOn w:val="Normal"/>
    <w:link w:val="CommentTextChar1"/>
    <w:uiPriority w:val="99"/>
    <w:semiHidden/>
    <w:unhideWhenUsed/>
    <w:rsid w:val="00203516"/>
    <w:pPr>
      <w:spacing w:line="240" w:lineRule="auto"/>
    </w:pPr>
    <w:rPr>
      <w:sz w:val="20"/>
      <w:szCs w:val="20"/>
    </w:rPr>
  </w:style>
  <w:style w:type="character" w:customStyle="1" w:styleId="CommentTextChar1">
    <w:name w:val="Comment Text Char1"/>
    <w:basedOn w:val="DefaultParagraphFont"/>
    <w:link w:val="CommentText"/>
    <w:uiPriority w:val="99"/>
    <w:semiHidden/>
    <w:rsid w:val="00203516"/>
    <w:rPr>
      <w:rFonts w:ascii="Calibri" w:eastAsia="Droid Sans Fallback" w:hAnsi="Calibri" w:cs="Calibri"/>
      <w:color w:val="00000A"/>
      <w:sz w:val="20"/>
      <w:szCs w:val="20"/>
    </w:rPr>
  </w:style>
  <w:style w:type="paragraph" w:styleId="CommentSubject">
    <w:name w:val="annotation subject"/>
    <w:basedOn w:val="CommentText"/>
    <w:next w:val="CommentText"/>
    <w:link w:val="CommentSubjectChar"/>
    <w:uiPriority w:val="99"/>
    <w:semiHidden/>
    <w:unhideWhenUsed/>
    <w:rsid w:val="00203516"/>
    <w:rPr>
      <w:rFonts w:ascii="Times New Roman" w:eastAsiaTheme="minorHAnsi" w:hAnsi="Times New Roman" w:cs="Times New Roman"/>
      <w:b/>
      <w:bCs/>
      <w:color w:val="auto"/>
      <w14:ligatures w14:val="standardContextual"/>
    </w:rPr>
  </w:style>
  <w:style w:type="character" w:customStyle="1" w:styleId="CommentSubjectChar1">
    <w:name w:val="Comment Subject Char1"/>
    <w:basedOn w:val="CommentTextChar1"/>
    <w:uiPriority w:val="99"/>
    <w:semiHidden/>
    <w:rsid w:val="00203516"/>
    <w:rPr>
      <w:rFonts w:ascii="Calibri" w:eastAsia="Droid Sans Fallback" w:hAnsi="Calibri" w:cs="Calibri"/>
      <w:b/>
      <w:bCs/>
      <w:color w:val="00000A"/>
      <w:sz w:val="20"/>
      <w:szCs w:val="20"/>
    </w:rPr>
  </w:style>
  <w:style w:type="paragraph" w:styleId="BalloonText">
    <w:name w:val="Balloon Text"/>
    <w:basedOn w:val="Normal"/>
    <w:link w:val="BalloonTextChar1"/>
    <w:uiPriority w:val="99"/>
    <w:semiHidden/>
    <w:unhideWhenUsed/>
    <w:rsid w:val="00203516"/>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203516"/>
    <w:rPr>
      <w:rFonts w:ascii="Segoe UI" w:eastAsia="Droid Sans Fallback" w:hAnsi="Segoe UI" w:cs="Segoe UI"/>
      <w:color w:val="00000A"/>
      <w:sz w:val="18"/>
      <w:szCs w:val="18"/>
    </w:rPr>
  </w:style>
  <w:style w:type="paragraph" w:styleId="Revision">
    <w:name w:val="Revision"/>
    <w:hidden/>
    <w:uiPriority w:val="99"/>
    <w:semiHidden/>
    <w:rsid w:val="00203516"/>
    <w:pPr>
      <w:spacing w:after="0" w:line="240" w:lineRule="auto"/>
    </w:pPr>
    <w:rPr>
      <w:rFonts w:ascii="Calibri" w:eastAsia="Droid Sans Fallback" w:hAnsi="Calibri" w:cs="Calibri"/>
      <w:color w:val="0000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41</Pages>
  <Words>4781</Words>
  <Characters>27255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TECHUNIT</dc:creator>
  <cp:keywords/>
  <dc:description/>
  <cp:lastModifiedBy>Dell</cp:lastModifiedBy>
  <cp:revision>2</cp:revision>
  <cp:lastPrinted>2015-05-30T15:49:00Z</cp:lastPrinted>
  <dcterms:created xsi:type="dcterms:W3CDTF">2025-09-21T16:36:00Z</dcterms:created>
  <dcterms:modified xsi:type="dcterms:W3CDTF">2025-09-21T16:36:00Z</dcterms:modified>
</cp:coreProperties>
</file>